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7200" w14:textId="77777777" w:rsidR="00AE3F54" w:rsidRDefault="00000000">
      <w:pPr>
        <w:spacing w:line="360" w:lineRule="auto"/>
        <w:jc w:val="center"/>
        <w:outlineLvl w:val="0"/>
        <w:rPr>
          <w:rFonts w:ascii="宋体" w:hAnsi="宋体" w:hint="eastAsia"/>
          <w:b/>
          <w:sz w:val="36"/>
          <w:szCs w:val="36"/>
        </w:rPr>
      </w:pPr>
      <w:r>
        <w:rPr>
          <w:rFonts w:ascii="宋体" w:hAnsi="宋体" w:hint="eastAsia"/>
          <w:b/>
          <w:sz w:val="36"/>
          <w:szCs w:val="36"/>
        </w:rPr>
        <w:t>第一部分  国内外现状及趋势分析</w:t>
      </w:r>
    </w:p>
    <w:p w14:paraId="420DB0C5" w14:textId="77777777" w:rsidR="00AE3F54" w:rsidRDefault="00000000">
      <w:pPr>
        <w:spacing w:line="360" w:lineRule="auto"/>
        <w:jc w:val="left"/>
        <w:rPr>
          <w:rFonts w:ascii="宋体" w:hAnsi="宋体" w:hint="eastAsia"/>
          <w:sz w:val="24"/>
        </w:rPr>
      </w:pPr>
      <w:r>
        <w:rPr>
          <w:rFonts w:ascii="宋体" w:hAnsi="宋体" w:hint="eastAsia"/>
          <w:sz w:val="24"/>
        </w:rPr>
        <w:t>包括本项目相关国内外总体研究情况和水平、最新进展和发展前景，国内与国外的差距及存在的问题。限2000字以内，并分别简要列出国内、外各代表性的5家从事相关研究的主要机构及典型成果、代表性文献及相关专利、标准，并列出项目在相关方面的5项代表性成果、专利及标准。</w:t>
      </w:r>
    </w:p>
    <w:p w14:paraId="0830479E" w14:textId="77777777" w:rsidR="00AE3F54" w:rsidRDefault="00AE3F54">
      <w:pPr>
        <w:pStyle w:val="a0"/>
        <w:rPr>
          <w:rFonts w:ascii="宋体" w:hAnsi="宋体" w:hint="eastAsia"/>
          <w:sz w:val="24"/>
        </w:rPr>
      </w:pPr>
    </w:p>
    <w:p w14:paraId="1AAFCC08" w14:textId="77777777" w:rsidR="00AE3F54" w:rsidRDefault="00AE3F54">
      <w:pPr>
        <w:pStyle w:val="a0"/>
        <w:rPr>
          <w:rFonts w:ascii="宋体" w:hAnsi="宋体" w:hint="eastAsia"/>
          <w:sz w:val="24"/>
        </w:rPr>
      </w:pPr>
    </w:p>
    <w:p w14:paraId="33FB6BD5" w14:textId="77777777" w:rsidR="00AE3F54" w:rsidRDefault="00000000">
      <w:pPr>
        <w:rPr>
          <w:highlight w:val="yellow"/>
        </w:rPr>
        <w:sectPr w:rsidR="00AE3F54">
          <w:headerReference w:type="default" r:id="rId7"/>
          <w:pgSz w:w="11907" w:h="16840"/>
          <w:pgMar w:top="1418" w:right="1418" w:bottom="1701" w:left="1418" w:header="851" w:footer="1043" w:gutter="0"/>
          <w:cols w:space="720"/>
          <w:titlePg/>
          <w:docGrid w:linePitch="312"/>
        </w:sectPr>
      </w:pPr>
      <w:r>
        <w:rPr>
          <w:rFonts w:ascii="宋体" w:hAnsi="宋体" w:hint="eastAsia"/>
          <w:sz w:val="24"/>
          <w:highlight w:val="yellow"/>
        </w:rPr>
        <w:t>(各单位切合自身负责的子课题，撰写500-700字，列出各自的代表性成果、专利及标准)</w:t>
      </w:r>
    </w:p>
    <w:p w14:paraId="2A125B5B" w14:textId="77777777" w:rsidR="00AE3F54" w:rsidRDefault="00000000">
      <w:pPr>
        <w:spacing w:line="360" w:lineRule="auto"/>
        <w:jc w:val="center"/>
        <w:outlineLvl w:val="0"/>
        <w:rPr>
          <w:rFonts w:ascii="宋体" w:hAnsi="宋体" w:hint="eastAsia"/>
          <w:b/>
          <w:sz w:val="36"/>
          <w:szCs w:val="36"/>
        </w:rPr>
      </w:pPr>
      <w:r>
        <w:rPr>
          <w:rFonts w:ascii="宋体" w:hAnsi="宋体" w:hint="eastAsia"/>
          <w:b/>
          <w:sz w:val="36"/>
          <w:szCs w:val="36"/>
        </w:rPr>
        <w:lastRenderedPageBreak/>
        <w:t>第二部分  研究目标及内容</w:t>
      </w:r>
    </w:p>
    <w:p w14:paraId="71D7A62E"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一、项目目标及考核指标</w:t>
      </w:r>
    </w:p>
    <w:p w14:paraId="61AFE9BB"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（一）申报项目与所属指南方向的关联关系</w:t>
      </w:r>
    </w:p>
    <w:p w14:paraId="7304C8EF" w14:textId="77777777" w:rsidR="00AE3F54" w:rsidRDefault="00000000">
      <w:pPr>
        <w:spacing w:line="360" w:lineRule="auto"/>
        <w:jc w:val="left"/>
        <w:rPr>
          <w:rFonts w:ascii="宋体" w:hAnsi="宋体" w:cs="宋体" w:hint="eastAsia"/>
          <w:sz w:val="24"/>
        </w:rPr>
      </w:pPr>
      <w:r>
        <w:rPr>
          <w:rFonts w:ascii="宋体" w:hAnsi="宋体" w:cs="宋体" w:hint="eastAsia"/>
          <w:sz w:val="24"/>
        </w:rPr>
        <w:t>包括项目与所属指南方向的匹配性，对指南方向目标的支撑作用。限1500字以内。</w:t>
      </w:r>
    </w:p>
    <w:p w14:paraId="123D36AB"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(各单位切合自身负责的子课题，撰写400字左右)</w:t>
      </w:r>
    </w:p>
    <w:p w14:paraId="5EC5B44E" w14:textId="77777777" w:rsidR="00AE3F54" w:rsidRDefault="00AE3F54">
      <w:pPr>
        <w:spacing w:line="360" w:lineRule="auto"/>
        <w:jc w:val="left"/>
        <w:rPr>
          <w:rFonts w:ascii="宋体" w:hAnsi="宋体" w:hint="eastAsia"/>
          <w:sz w:val="24"/>
        </w:rPr>
      </w:pPr>
    </w:p>
    <w:p w14:paraId="6F66E2F9" w14:textId="77777777" w:rsidR="00AE3F54" w:rsidRDefault="00000000">
      <w:pPr>
        <w:rPr>
          <w:sz w:val="24"/>
        </w:rPr>
      </w:pPr>
      <w:r>
        <w:rPr>
          <w:rFonts w:hint="eastAsia"/>
          <w:sz w:val="24"/>
        </w:rPr>
        <w:t>项目组针对指南方向“多源协作低空感知关键技术【低空感知】”的内容进行了深入分析，设置多个课题，完全覆盖指南的所有研究内容。课题指标全面涵盖指南中所有的考核指标并进行了细化，具体如下：</w:t>
      </w:r>
    </w:p>
    <w:p w14:paraId="72C3D6BA" w14:textId="77777777" w:rsidR="00AE3F54" w:rsidRDefault="00AE3F54">
      <w:pPr>
        <w:rPr>
          <w:sz w:val="24"/>
        </w:rPr>
      </w:pPr>
    </w:p>
    <w:p w14:paraId="4E485F05" w14:textId="77777777" w:rsidR="00AE3F54" w:rsidRDefault="00000000">
      <w:pPr>
        <w:rPr>
          <w:sz w:val="24"/>
        </w:rPr>
      </w:pPr>
      <w:r>
        <w:rPr>
          <w:rFonts w:hint="eastAsia"/>
          <w:sz w:val="24"/>
        </w:rPr>
        <w:t>指南研究内容主要概括为以下三个方面：</w:t>
      </w:r>
    </w:p>
    <w:p w14:paraId="376B5AD3" w14:textId="77777777" w:rsidR="00AE3F54" w:rsidRDefault="00000000">
      <w:pPr>
        <w:rPr>
          <w:sz w:val="24"/>
        </w:rPr>
      </w:pPr>
      <w:r>
        <w:rPr>
          <w:rFonts w:hint="eastAsia"/>
          <w:sz w:val="24"/>
        </w:rPr>
        <w:t>研究内容</w:t>
      </w:r>
      <w:r>
        <w:rPr>
          <w:rFonts w:hint="eastAsia"/>
          <w:sz w:val="24"/>
        </w:rPr>
        <w:t xml:space="preserve"> 1. </w:t>
      </w:r>
      <w:r>
        <w:rPr>
          <w:rFonts w:hint="eastAsia"/>
          <w:sz w:val="24"/>
        </w:rPr>
        <w:t>研究低空多源异构感知数据（如雷达、光学、声学、</w:t>
      </w:r>
      <w:r>
        <w:rPr>
          <w:rFonts w:hint="eastAsia"/>
          <w:sz w:val="24"/>
        </w:rPr>
        <w:t>ADS-B</w:t>
      </w:r>
      <w:r>
        <w:rPr>
          <w:rFonts w:hint="eastAsia"/>
          <w:sz w:val="24"/>
        </w:rPr>
        <w:t>）的融合处理与特征提取理论，构建统一、标准化的低空态势信息表征体系。</w:t>
      </w:r>
    </w:p>
    <w:p w14:paraId="5472041C" w14:textId="77777777" w:rsidR="00AE3F54" w:rsidRDefault="00000000">
      <w:pPr>
        <w:rPr>
          <w:sz w:val="24"/>
        </w:rPr>
      </w:pPr>
      <w:r>
        <w:rPr>
          <w:rFonts w:hint="eastAsia"/>
          <w:sz w:val="24"/>
        </w:rPr>
        <w:t>研究内容</w:t>
      </w:r>
      <w:r>
        <w:rPr>
          <w:rFonts w:hint="eastAsia"/>
          <w:sz w:val="24"/>
        </w:rPr>
        <w:t xml:space="preserve"> 2. </w:t>
      </w:r>
      <w:r>
        <w:rPr>
          <w:rFonts w:hint="eastAsia"/>
          <w:sz w:val="24"/>
        </w:rPr>
        <w:t>研究低空目标实时跟踪与定位理论与技术，解决复杂环境下动目标持续精准感知的难题。</w:t>
      </w:r>
    </w:p>
    <w:p w14:paraId="7C6F4AA3" w14:textId="77777777" w:rsidR="00AE3F54" w:rsidRDefault="00000000">
      <w:pPr>
        <w:rPr>
          <w:sz w:val="24"/>
        </w:rPr>
      </w:pPr>
      <w:r>
        <w:rPr>
          <w:rFonts w:hint="eastAsia"/>
          <w:sz w:val="24"/>
        </w:rPr>
        <w:t>研究内容</w:t>
      </w:r>
      <w:r>
        <w:rPr>
          <w:rFonts w:hint="eastAsia"/>
          <w:sz w:val="24"/>
        </w:rPr>
        <w:t xml:space="preserve"> 3. </w:t>
      </w:r>
      <w:r>
        <w:rPr>
          <w:rFonts w:hint="eastAsia"/>
          <w:sz w:val="24"/>
        </w:rPr>
        <w:t>研究低空群体智能协同感知与决策方法，实现感知资源动态调度与任务协同，提升系统整体效能。</w:t>
      </w:r>
    </w:p>
    <w:p w14:paraId="389B10D4" w14:textId="77777777" w:rsidR="00AE3F54" w:rsidRDefault="00AE3F54">
      <w:pPr>
        <w:rPr>
          <w:sz w:val="24"/>
        </w:rPr>
      </w:pPr>
    </w:p>
    <w:p w14:paraId="10315D7F" w14:textId="77777777" w:rsidR="00AE3F54" w:rsidRDefault="00000000">
      <w:pPr>
        <w:rPr>
          <w:sz w:val="24"/>
        </w:rPr>
      </w:pPr>
      <w:r>
        <w:rPr>
          <w:rFonts w:hint="eastAsia"/>
          <w:sz w:val="24"/>
        </w:rPr>
        <w:t>指南考核指标可分解为以下三个方面：</w:t>
      </w:r>
    </w:p>
    <w:p w14:paraId="22FCA1A5" w14:textId="77777777" w:rsidR="00AE3F54" w:rsidRDefault="00000000">
      <w:pPr>
        <w:rPr>
          <w:sz w:val="24"/>
        </w:rPr>
      </w:pPr>
      <w:r>
        <w:rPr>
          <w:rFonts w:hint="eastAsia"/>
          <w:sz w:val="24"/>
        </w:rPr>
        <w:t>考核指标</w:t>
      </w:r>
      <w:r>
        <w:rPr>
          <w:rFonts w:hint="eastAsia"/>
          <w:sz w:val="24"/>
        </w:rPr>
        <w:t xml:space="preserve"> 1. </w:t>
      </w:r>
      <w:r>
        <w:rPr>
          <w:rFonts w:hint="eastAsia"/>
          <w:sz w:val="24"/>
        </w:rPr>
        <w:t>构建低空多源信息融合模型，目标检测概率大于</w:t>
      </w:r>
      <w:r>
        <w:rPr>
          <w:rFonts w:hint="eastAsia"/>
          <w:sz w:val="24"/>
        </w:rPr>
        <w:t>99%</w:t>
      </w:r>
      <w:r>
        <w:rPr>
          <w:rFonts w:hint="eastAsia"/>
          <w:sz w:val="24"/>
        </w:rPr>
        <w:t>，虚警率低于</w:t>
      </w:r>
      <w:r>
        <w:rPr>
          <w:rFonts w:hint="eastAsia"/>
          <w:sz w:val="24"/>
        </w:rPr>
        <w:t>0.1%</w:t>
      </w:r>
      <w:r>
        <w:rPr>
          <w:rFonts w:hint="eastAsia"/>
          <w:sz w:val="24"/>
        </w:rPr>
        <w:t>，目标属性识别准确率大于</w:t>
      </w:r>
      <w:r>
        <w:rPr>
          <w:rFonts w:hint="eastAsia"/>
          <w:sz w:val="24"/>
        </w:rPr>
        <w:t>95%</w:t>
      </w:r>
      <w:r>
        <w:rPr>
          <w:rFonts w:hint="eastAsia"/>
          <w:sz w:val="24"/>
        </w:rPr>
        <w:t>。</w:t>
      </w:r>
    </w:p>
    <w:p w14:paraId="28C65B34" w14:textId="77777777" w:rsidR="00AE3F54" w:rsidRDefault="00000000">
      <w:pPr>
        <w:rPr>
          <w:sz w:val="24"/>
        </w:rPr>
      </w:pPr>
      <w:r>
        <w:rPr>
          <w:rFonts w:hint="eastAsia"/>
          <w:sz w:val="24"/>
        </w:rPr>
        <w:t>考核指标</w:t>
      </w:r>
      <w:r>
        <w:rPr>
          <w:rFonts w:hint="eastAsia"/>
          <w:sz w:val="24"/>
        </w:rPr>
        <w:t xml:space="preserve"> 2. </w:t>
      </w:r>
      <w:r>
        <w:rPr>
          <w:rFonts w:hint="eastAsia"/>
          <w:sz w:val="24"/>
        </w:rPr>
        <w:t>实现低空动目标定位精度优于</w:t>
      </w:r>
      <w:r>
        <w:rPr>
          <w:rFonts w:hint="eastAsia"/>
          <w:sz w:val="24"/>
        </w:rPr>
        <w:t>5</w:t>
      </w:r>
      <w:r>
        <w:rPr>
          <w:rFonts w:hint="eastAsia"/>
          <w:sz w:val="24"/>
        </w:rPr>
        <w:t>米，跟踪数据率不低于</w:t>
      </w:r>
      <w:r>
        <w:rPr>
          <w:rFonts w:hint="eastAsia"/>
          <w:sz w:val="24"/>
        </w:rPr>
        <w:t>10Hz</w:t>
      </w:r>
      <w:r>
        <w:rPr>
          <w:rFonts w:hint="eastAsia"/>
          <w:sz w:val="24"/>
        </w:rPr>
        <w:t>，轨迹预测与真实轨迹的吻合度提升</w:t>
      </w:r>
      <w:r>
        <w:rPr>
          <w:rFonts w:hint="eastAsia"/>
          <w:sz w:val="24"/>
        </w:rPr>
        <w:t>20%</w:t>
      </w:r>
      <w:r>
        <w:rPr>
          <w:rFonts w:hint="eastAsia"/>
          <w:sz w:val="24"/>
        </w:rPr>
        <w:t>以上。</w:t>
      </w:r>
    </w:p>
    <w:p w14:paraId="4ED947B3" w14:textId="77777777" w:rsidR="00AE3F54" w:rsidRDefault="00000000">
      <w:pPr>
        <w:rPr>
          <w:sz w:val="24"/>
        </w:rPr>
      </w:pPr>
      <w:r>
        <w:rPr>
          <w:rFonts w:hint="eastAsia"/>
          <w:sz w:val="24"/>
        </w:rPr>
        <w:t>考核指标</w:t>
      </w:r>
      <w:r>
        <w:rPr>
          <w:rFonts w:hint="eastAsia"/>
          <w:sz w:val="24"/>
        </w:rPr>
        <w:t xml:space="preserve"> 3. </w:t>
      </w:r>
      <w:r>
        <w:rPr>
          <w:rFonts w:hint="eastAsia"/>
          <w:sz w:val="24"/>
        </w:rPr>
        <w:t>形成多智能体协同感知调度策略，系统感知覆盖效率提升</w:t>
      </w:r>
      <w:r>
        <w:rPr>
          <w:rFonts w:hint="eastAsia"/>
          <w:sz w:val="24"/>
        </w:rPr>
        <w:t>30%</w:t>
      </w:r>
      <w:r>
        <w:rPr>
          <w:rFonts w:hint="eastAsia"/>
          <w:sz w:val="24"/>
        </w:rPr>
        <w:t>，任务响应时间降低</w:t>
      </w:r>
      <w:r>
        <w:rPr>
          <w:rFonts w:hint="eastAsia"/>
          <w:sz w:val="24"/>
        </w:rPr>
        <w:t>50%</w:t>
      </w:r>
      <w:r>
        <w:rPr>
          <w:rFonts w:hint="eastAsia"/>
          <w:sz w:val="24"/>
        </w:rPr>
        <w:t>。</w:t>
      </w:r>
    </w:p>
    <w:p w14:paraId="14B16392" w14:textId="77777777" w:rsidR="00AE3F54" w:rsidRDefault="00AE3F54">
      <w:pPr>
        <w:rPr>
          <w:sz w:val="24"/>
        </w:rPr>
      </w:pPr>
    </w:p>
    <w:p w14:paraId="2D5B0785" w14:textId="77777777" w:rsidR="00AE3F54" w:rsidRDefault="00000000">
      <w:pPr>
        <w:rPr>
          <w:sz w:val="24"/>
        </w:rPr>
      </w:pPr>
      <w:r>
        <w:rPr>
          <w:rFonts w:hint="eastAsia"/>
          <w:sz w:val="24"/>
        </w:rPr>
        <w:t>针对研究内容</w:t>
      </w:r>
      <w:r>
        <w:rPr>
          <w:rFonts w:hint="eastAsia"/>
          <w:sz w:val="24"/>
        </w:rPr>
        <w:t xml:space="preserve"> 2 </w:t>
      </w:r>
      <w:r>
        <w:rPr>
          <w:rFonts w:hint="eastAsia"/>
          <w:sz w:val="24"/>
        </w:rPr>
        <w:t>的技术需求，设置课题</w:t>
      </w:r>
      <w:r>
        <w:rPr>
          <w:rFonts w:hint="eastAsia"/>
          <w:sz w:val="24"/>
        </w:rPr>
        <w:t xml:space="preserve"> 2</w:t>
      </w:r>
      <w:r>
        <w:rPr>
          <w:rFonts w:hint="eastAsia"/>
          <w:sz w:val="24"/>
        </w:rPr>
        <w:t>“基于通感基站的低空目标实时定位与跟踪”。</w:t>
      </w:r>
      <w:r>
        <w:rPr>
          <w:rFonts w:hint="eastAsia"/>
          <w:sz w:val="24"/>
        </w:rPr>
        <w:t xml:space="preserve"> </w:t>
      </w:r>
      <w:r>
        <w:rPr>
          <w:rFonts w:hint="eastAsia"/>
          <w:sz w:val="24"/>
        </w:rPr>
        <w:t>针对低空目标动态性强、环境复杂导致定位精度与实时性不足的难点，研究基于通感一体化基站多源信号（如雷达回波、通信参考信号）的低空目标检测、定位与跟踪算法。发展融合时空特征的实时数据处理与自适应滤波技术，建立低空目标运动模型与轨迹预测机制，实现高可靠、低延迟的定位与跟踪系统。以上内容</w:t>
      </w:r>
      <w:r>
        <w:rPr>
          <w:rFonts w:hint="eastAsia"/>
          <w:sz w:val="24"/>
        </w:rPr>
        <w:t xml:space="preserve"> 2 </w:t>
      </w:r>
      <w:r>
        <w:rPr>
          <w:rFonts w:hint="eastAsia"/>
          <w:sz w:val="24"/>
        </w:rPr>
        <w:t>支撑考核指标</w:t>
      </w:r>
      <w:r>
        <w:rPr>
          <w:rFonts w:hint="eastAsia"/>
          <w:sz w:val="24"/>
        </w:rPr>
        <w:t xml:space="preserve"> 2</w:t>
      </w:r>
      <w:r>
        <w:rPr>
          <w:rFonts w:hint="eastAsia"/>
          <w:sz w:val="24"/>
        </w:rPr>
        <w:t>。</w:t>
      </w:r>
    </w:p>
    <w:p w14:paraId="5C516CD3" w14:textId="77777777" w:rsidR="00AE3F54" w:rsidRDefault="00AE3F54"/>
    <w:p w14:paraId="51723392"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（二）项目目标及考核指标、评测方式/方法</w:t>
      </w:r>
    </w:p>
    <w:p w14:paraId="7D0A618E" w14:textId="77777777" w:rsidR="00AE3F54" w:rsidRDefault="00000000">
      <w:pPr>
        <w:spacing w:line="360" w:lineRule="auto"/>
        <w:jc w:val="left"/>
        <w:rPr>
          <w:rFonts w:ascii="宋体" w:hAnsi="宋体" w:cs="宋体" w:hint="eastAsia"/>
          <w:sz w:val="24"/>
        </w:rPr>
      </w:pPr>
      <w:r>
        <w:rPr>
          <w:rFonts w:ascii="宋体" w:hAnsi="宋体" w:cs="宋体" w:hint="eastAsia"/>
          <w:sz w:val="24"/>
        </w:rPr>
        <w:t>限2000字以内</w:t>
      </w:r>
      <w:r>
        <w:rPr>
          <w:rFonts w:ascii="宋体" w:hAnsi="宋体" w:hint="eastAsia"/>
          <w:sz w:val="24"/>
        </w:rPr>
        <w:t>（不包括表格）</w:t>
      </w:r>
      <w:r>
        <w:rPr>
          <w:rFonts w:ascii="宋体" w:hAnsi="宋体" w:cs="宋体" w:hint="eastAsia"/>
          <w:sz w:val="24"/>
        </w:rPr>
        <w:t>，并填写下表。</w:t>
      </w:r>
    </w:p>
    <w:p w14:paraId="543BB58C" w14:textId="77777777" w:rsidR="00AE3F54" w:rsidRDefault="00AE3F54">
      <w:pPr>
        <w:spacing w:line="360" w:lineRule="auto"/>
        <w:jc w:val="left"/>
        <w:rPr>
          <w:rFonts w:ascii="宋体" w:hAnsi="宋体" w:hint="eastAsia"/>
          <w:sz w:val="24"/>
        </w:rPr>
      </w:pPr>
    </w:p>
    <w:p w14:paraId="72B1E5C7"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(各单位切合自身负责的子课题，撰写500字左右)</w:t>
      </w:r>
    </w:p>
    <w:p w14:paraId="566CDFFE" w14:textId="77777777" w:rsidR="00AE3F54" w:rsidRDefault="00AE3F54"/>
    <w:p w14:paraId="07E49D66" w14:textId="77777777" w:rsidR="00AE3F54" w:rsidRDefault="00000000">
      <w:pPr>
        <w:rPr>
          <w:sz w:val="24"/>
        </w:rPr>
      </w:pPr>
      <w:r>
        <w:rPr>
          <w:rFonts w:hint="eastAsia"/>
          <w:sz w:val="24"/>
        </w:rPr>
        <w:t>子课题：基于通感基站的低空目标实时定位与跟踪</w:t>
      </w:r>
    </w:p>
    <w:p w14:paraId="22504D29" w14:textId="77777777" w:rsidR="00AE3F54" w:rsidRDefault="00AE3F54">
      <w:pPr>
        <w:rPr>
          <w:sz w:val="24"/>
        </w:rPr>
      </w:pPr>
    </w:p>
    <w:p w14:paraId="1304127F" w14:textId="77777777" w:rsidR="00AE3F54" w:rsidRDefault="00000000">
      <w:pPr>
        <w:rPr>
          <w:sz w:val="24"/>
        </w:rPr>
      </w:pPr>
      <w:r>
        <w:rPr>
          <w:rFonts w:hint="eastAsia"/>
          <w:sz w:val="24"/>
        </w:rPr>
        <w:t xml:space="preserve">1. </w:t>
      </w:r>
      <w:r>
        <w:rPr>
          <w:rFonts w:hint="eastAsia"/>
          <w:sz w:val="24"/>
        </w:rPr>
        <w:t>项目目标</w:t>
      </w:r>
    </w:p>
    <w:p w14:paraId="5519F88F" w14:textId="77777777" w:rsidR="00AE3F54" w:rsidRDefault="00AE3F54">
      <w:pPr>
        <w:rPr>
          <w:sz w:val="24"/>
        </w:rPr>
      </w:pPr>
    </w:p>
    <w:p w14:paraId="1BD41392" w14:textId="77777777" w:rsidR="00AE3F54" w:rsidRDefault="00000000">
      <w:pPr>
        <w:rPr>
          <w:sz w:val="24"/>
        </w:rPr>
      </w:pPr>
      <w:r>
        <w:rPr>
          <w:rFonts w:hint="eastAsia"/>
          <w:sz w:val="24"/>
        </w:rPr>
        <w:t>本子课题聚焦于解决复杂低空环境下，单一感知节点对动态目标定位不准、跟踪滞后的核心难题。项目旨在突破传统单一感知模式的局限，充分挖掘并融合单个通感一体化基站内部的雷达与通信等多源感知信号，构建一套不依赖于外部协同的、高精度高实时的单站定位与跟踪理论及算法体系。具体将研究：面向单站的多源信号联合处理与数据校准方法，以提升观测质量；适用于强机动目标的非线性滤波与轨迹预测算法，以应对复杂干扰与模型不确定性。通过本项目研究，将为低空安防与监管提供一种部署灵活、响应迅速的自主感知关键技术与解决方案。</w:t>
      </w:r>
    </w:p>
    <w:p w14:paraId="326FF454" w14:textId="77777777" w:rsidR="00AE3F54" w:rsidRDefault="00AE3F54">
      <w:pPr>
        <w:rPr>
          <w:sz w:val="24"/>
        </w:rPr>
      </w:pPr>
    </w:p>
    <w:p w14:paraId="5B7DFF71" w14:textId="77777777" w:rsidR="00AE3F54" w:rsidRDefault="00000000">
      <w:pPr>
        <w:rPr>
          <w:sz w:val="24"/>
        </w:rPr>
      </w:pPr>
      <w:r>
        <w:rPr>
          <w:rFonts w:hint="eastAsia"/>
          <w:sz w:val="24"/>
        </w:rPr>
        <w:t xml:space="preserve">2. </w:t>
      </w:r>
      <w:r>
        <w:rPr>
          <w:rFonts w:hint="eastAsia"/>
          <w:sz w:val="24"/>
        </w:rPr>
        <w:t>考核指标</w:t>
      </w:r>
    </w:p>
    <w:p w14:paraId="7862EDD9" w14:textId="77777777" w:rsidR="00AE3F54" w:rsidRDefault="00AE3F54">
      <w:pPr>
        <w:rPr>
          <w:sz w:val="24"/>
        </w:rPr>
      </w:pPr>
    </w:p>
    <w:p w14:paraId="5B61E523" w14:textId="77777777" w:rsidR="00AE3F54" w:rsidRDefault="00000000">
      <w:pPr>
        <w:rPr>
          <w:sz w:val="24"/>
        </w:rPr>
      </w:pPr>
      <w:r>
        <w:rPr>
          <w:rFonts w:hint="eastAsia"/>
          <w:sz w:val="24"/>
        </w:rPr>
        <w:t xml:space="preserve">1.  </w:t>
      </w:r>
      <w:r>
        <w:rPr>
          <w:rFonts w:hint="eastAsia"/>
          <w:sz w:val="24"/>
        </w:rPr>
        <w:t>定位精度：在单一通感基站覆盖下，低空动目标的三维定位误差（</w:t>
      </w:r>
      <w:r>
        <w:rPr>
          <w:rFonts w:hint="eastAsia"/>
          <w:sz w:val="24"/>
        </w:rPr>
        <w:t>RMS</w:t>
      </w:r>
      <w:r>
        <w:rPr>
          <w:rFonts w:hint="eastAsia"/>
          <w:sz w:val="24"/>
        </w:rPr>
        <w:t>）优于</w:t>
      </w:r>
      <w:r>
        <w:rPr>
          <w:rFonts w:hint="eastAsia"/>
          <w:sz w:val="24"/>
        </w:rPr>
        <w:t>3</w:t>
      </w:r>
      <w:r>
        <w:rPr>
          <w:rFonts w:hint="eastAsia"/>
          <w:sz w:val="24"/>
        </w:rPr>
        <w:t>米。</w:t>
      </w:r>
    </w:p>
    <w:p w14:paraId="39C3434A" w14:textId="77777777" w:rsidR="00AE3F54" w:rsidRDefault="00000000">
      <w:pPr>
        <w:rPr>
          <w:sz w:val="24"/>
        </w:rPr>
      </w:pPr>
      <w:r>
        <w:rPr>
          <w:rFonts w:hint="eastAsia"/>
          <w:sz w:val="24"/>
        </w:rPr>
        <w:t xml:space="preserve">2.  </w:t>
      </w:r>
      <w:r>
        <w:rPr>
          <w:rFonts w:hint="eastAsia"/>
          <w:sz w:val="24"/>
        </w:rPr>
        <w:t>跟踪实时性：从信号接收至输出目标状态的系统处理延时低于</w:t>
      </w:r>
      <w:r>
        <w:rPr>
          <w:rFonts w:hint="eastAsia"/>
          <w:sz w:val="24"/>
        </w:rPr>
        <w:t>50</w:t>
      </w:r>
      <w:r>
        <w:rPr>
          <w:rFonts w:hint="eastAsia"/>
          <w:sz w:val="24"/>
        </w:rPr>
        <w:t>毫秒，跟踪数据率不低于</w:t>
      </w:r>
      <w:r>
        <w:rPr>
          <w:rFonts w:hint="eastAsia"/>
          <w:sz w:val="24"/>
        </w:rPr>
        <w:t>20Hz</w:t>
      </w:r>
      <w:r>
        <w:rPr>
          <w:rFonts w:hint="eastAsia"/>
          <w:sz w:val="24"/>
        </w:rPr>
        <w:t>。</w:t>
      </w:r>
    </w:p>
    <w:p w14:paraId="69CBF213" w14:textId="77777777" w:rsidR="00AE3F54" w:rsidRDefault="00000000">
      <w:pPr>
        <w:rPr>
          <w:sz w:val="24"/>
        </w:rPr>
      </w:pPr>
      <w:r>
        <w:rPr>
          <w:rFonts w:hint="eastAsia"/>
          <w:sz w:val="24"/>
        </w:rPr>
        <w:t xml:space="preserve">3.  </w:t>
      </w:r>
      <w:r>
        <w:rPr>
          <w:rFonts w:hint="eastAsia"/>
          <w:sz w:val="24"/>
        </w:rPr>
        <w:t>轨迹预测精度：未来</w:t>
      </w:r>
      <w:r>
        <w:rPr>
          <w:rFonts w:hint="eastAsia"/>
          <w:sz w:val="24"/>
        </w:rPr>
        <w:t>1</w:t>
      </w:r>
      <w:r>
        <w:rPr>
          <w:rFonts w:hint="eastAsia"/>
          <w:sz w:val="24"/>
        </w:rPr>
        <w:t>秒轨迹预测位置与真实位置的误差小于</w:t>
      </w:r>
      <w:r>
        <w:rPr>
          <w:rFonts w:hint="eastAsia"/>
          <w:sz w:val="24"/>
        </w:rPr>
        <w:t>2</w:t>
      </w:r>
      <w:r>
        <w:rPr>
          <w:rFonts w:hint="eastAsia"/>
          <w:sz w:val="24"/>
        </w:rPr>
        <w:t>米。</w:t>
      </w:r>
    </w:p>
    <w:p w14:paraId="09DA063C" w14:textId="77777777" w:rsidR="00AE3F54" w:rsidRDefault="00000000">
      <w:pPr>
        <w:rPr>
          <w:sz w:val="24"/>
        </w:rPr>
      </w:pPr>
      <w:r>
        <w:rPr>
          <w:rFonts w:hint="eastAsia"/>
          <w:sz w:val="24"/>
        </w:rPr>
        <w:t xml:space="preserve">4.  </w:t>
      </w:r>
      <w:r>
        <w:rPr>
          <w:rFonts w:hint="eastAsia"/>
          <w:sz w:val="24"/>
        </w:rPr>
        <w:t>成果产出：形成技术研究报告</w:t>
      </w:r>
      <w:r>
        <w:rPr>
          <w:rFonts w:hint="eastAsia"/>
          <w:sz w:val="24"/>
        </w:rPr>
        <w:t>1</w:t>
      </w:r>
      <w:r>
        <w:rPr>
          <w:rFonts w:hint="eastAsia"/>
          <w:sz w:val="24"/>
        </w:rPr>
        <w:t>份；申请</w:t>
      </w:r>
      <w:r>
        <w:rPr>
          <w:rFonts w:hint="eastAsia"/>
          <w:sz w:val="24"/>
        </w:rPr>
        <w:t>/</w:t>
      </w:r>
      <w:r>
        <w:rPr>
          <w:rFonts w:hint="eastAsia"/>
          <w:sz w:val="24"/>
        </w:rPr>
        <w:t>受理发明专利</w:t>
      </w:r>
      <w:r>
        <w:rPr>
          <w:rFonts w:hint="eastAsia"/>
          <w:sz w:val="24"/>
        </w:rPr>
        <w:t>3</w:t>
      </w:r>
      <w:r>
        <w:rPr>
          <w:rFonts w:hint="eastAsia"/>
          <w:sz w:val="24"/>
        </w:rPr>
        <w:t>项；发表高水平论文</w:t>
      </w:r>
      <w:r>
        <w:rPr>
          <w:rFonts w:hint="eastAsia"/>
          <w:sz w:val="24"/>
        </w:rPr>
        <w:t>3</w:t>
      </w:r>
      <w:r>
        <w:rPr>
          <w:rFonts w:hint="eastAsia"/>
          <w:sz w:val="24"/>
        </w:rPr>
        <w:t>篇；培养博士、硕士研究生共</w:t>
      </w:r>
      <w:r>
        <w:rPr>
          <w:rFonts w:hint="eastAsia"/>
          <w:sz w:val="24"/>
        </w:rPr>
        <w:t>5</w:t>
      </w:r>
      <w:r>
        <w:rPr>
          <w:rFonts w:hint="eastAsia"/>
          <w:sz w:val="24"/>
        </w:rPr>
        <w:t>名。</w:t>
      </w:r>
    </w:p>
    <w:p w14:paraId="4720D528" w14:textId="77777777" w:rsidR="00AE3F54" w:rsidRDefault="00AE3F54">
      <w:pPr>
        <w:rPr>
          <w:sz w:val="24"/>
        </w:rPr>
      </w:pPr>
    </w:p>
    <w:p w14:paraId="7F7A249E" w14:textId="77777777" w:rsidR="00AE3F54" w:rsidRDefault="00000000">
      <w:pPr>
        <w:rPr>
          <w:sz w:val="24"/>
        </w:rPr>
      </w:pPr>
      <w:r>
        <w:rPr>
          <w:rFonts w:hint="eastAsia"/>
          <w:sz w:val="24"/>
        </w:rPr>
        <w:t xml:space="preserve">3. </w:t>
      </w:r>
      <w:r>
        <w:rPr>
          <w:rFonts w:hint="eastAsia"/>
          <w:sz w:val="24"/>
        </w:rPr>
        <w:t>项目考核方式</w:t>
      </w:r>
      <w:r>
        <w:rPr>
          <w:rFonts w:hint="eastAsia"/>
          <w:sz w:val="24"/>
        </w:rPr>
        <w:t>/</w:t>
      </w:r>
      <w:r>
        <w:rPr>
          <w:rFonts w:hint="eastAsia"/>
          <w:sz w:val="24"/>
        </w:rPr>
        <w:t>方法</w:t>
      </w:r>
    </w:p>
    <w:p w14:paraId="09E84702" w14:textId="77777777" w:rsidR="00AE3F54" w:rsidRDefault="00AE3F54">
      <w:pPr>
        <w:rPr>
          <w:sz w:val="24"/>
        </w:rPr>
      </w:pPr>
    </w:p>
    <w:p w14:paraId="3A79CB44" w14:textId="77777777" w:rsidR="00AE3F54" w:rsidRDefault="00000000">
      <w:pPr>
        <w:rPr>
          <w:sz w:val="24"/>
        </w:rPr>
      </w:pPr>
      <w:r>
        <w:rPr>
          <w:rFonts w:hint="eastAsia"/>
          <w:sz w:val="24"/>
        </w:rPr>
        <w:t>本项目考核指标的评测方式包括：</w:t>
      </w:r>
    </w:p>
    <w:p w14:paraId="568DBE62" w14:textId="77777777" w:rsidR="00AE3F54" w:rsidRDefault="00000000">
      <w:pPr>
        <w:rPr>
          <w:sz w:val="24"/>
        </w:rPr>
      </w:pPr>
      <w:r>
        <w:rPr>
          <w:rFonts w:hint="eastAsia"/>
          <w:sz w:val="24"/>
        </w:rPr>
        <w:t>1</w:t>
      </w:r>
      <w:r>
        <w:rPr>
          <w:rFonts w:hint="eastAsia"/>
          <w:sz w:val="24"/>
        </w:rPr>
        <w:t>）理论与算法：通过高水平学术论文的同行评议与发表进行验证；</w:t>
      </w:r>
    </w:p>
    <w:p w14:paraId="1DC5AF42" w14:textId="77777777" w:rsidR="00AE3F54" w:rsidRDefault="00000000">
      <w:pPr>
        <w:rPr>
          <w:sz w:val="24"/>
        </w:rPr>
      </w:pPr>
      <w:r>
        <w:rPr>
          <w:rFonts w:hint="eastAsia"/>
          <w:sz w:val="24"/>
        </w:rPr>
        <w:t>2</w:t>
      </w:r>
      <w:r>
        <w:rPr>
          <w:rFonts w:hint="eastAsia"/>
          <w:sz w:val="24"/>
        </w:rPr>
        <w:t>）关键技术：通过发明专利的申请与受理进行证明；</w:t>
      </w:r>
    </w:p>
    <w:p w14:paraId="1402BD63" w14:textId="77777777" w:rsidR="00AE3F54" w:rsidRDefault="00000000">
      <w:pPr>
        <w:rPr>
          <w:sz w:val="24"/>
        </w:rPr>
      </w:pPr>
      <w:r>
        <w:rPr>
          <w:rFonts w:hint="eastAsia"/>
          <w:sz w:val="24"/>
        </w:rPr>
        <w:t>3</w:t>
      </w:r>
      <w:r>
        <w:rPr>
          <w:rFonts w:hint="eastAsia"/>
          <w:sz w:val="24"/>
        </w:rPr>
        <w:t>）系统性能：通过专业第三方机构在原型机上的实测数据报告进行评测；</w:t>
      </w:r>
    </w:p>
    <w:p w14:paraId="7F8E2A86" w14:textId="77777777" w:rsidR="00AE3F54" w:rsidRDefault="00000000">
      <w:pPr>
        <w:rPr>
          <w:sz w:val="24"/>
        </w:rPr>
      </w:pPr>
      <w:r>
        <w:rPr>
          <w:rFonts w:hint="eastAsia"/>
          <w:sz w:val="24"/>
        </w:rPr>
        <w:t>4</w:t>
      </w:r>
      <w:r>
        <w:rPr>
          <w:rFonts w:hint="eastAsia"/>
          <w:sz w:val="24"/>
        </w:rPr>
        <w:t>）人才培养：通过研究生的学位论文与毕业情况及相关参与证明进行考核。</w:t>
      </w:r>
    </w:p>
    <w:p w14:paraId="38937CB2" w14:textId="77777777" w:rsidR="00AE3F54" w:rsidRDefault="00AE3F54">
      <w:pPr>
        <w:pStyle w:val="a0"/>
      </w:pPr>
    </w:p>
    <w:p w14:paraId="735B1564" w14:textId="77777777" w:rsidR="00AE3F54" w:rsidRDefault="00AE3F54"/>
    <w:p w14:paraId="6D934A74" w14:textId="77777777" w:rsidR="00AE3F54" w:rsidRDefault="00AE3F54">
      <w:pPr>
        <w:pStyle w:val="a0"/>
      </w:pPr>
    </w:p>
    <w:p w14:paraId="54193B48" w14:textId="77777777" w:rsidR="00AE3F54" w:rsidRDefault="00AE3F54">
      <w:pPr>
        <w:sectPr w:rsidR="00AE3F54">
          <w:pgSz w:w="11907" w:h="16840"/>
          <w:pgMar w:top="1418" w:right="1418" w:bottom="1701" w:left="1418" w:header="851" w:footer="1043" w:gutter="0"/>
          <w:cols w:space="720"/>
          <w:titlePg/>
          <w:docGrid w:linePitch="312"/>
        </w:sectPr>
      </w:pPr>
    </w:p>
    <w:p w14:paraId="491C56B9"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lastRenderedPageBreak/>
        <w:t>(各单位切合自身负责的子课题，填写项目目标、成果与考核指标表)</w:t>
      </w:r>
    </w:p>
    <w:p w14:paraId="4EA46691" w14:textId="77777777" w:rsidR="00AE3F54" w:rsidRDefault="00AE3F54">
      <w:pPr>
        <w:snapToGrid w:val="0"/>
        <w:spacing w:beforeLines="50" w:before="120"/>
        <w:jc w:val="center"/>
        <w:rPr>
          <w:b/>
          <w:szCs w:val="21"/>
        </w:rPr>
      </w:pPr>
    </w:p>
    <w:p w14:paraId="1F318BA6" w14:textId="77777777" w:rsidR="00AE3F54" w:rsidRDefault="00000000">
      <w:pPr>
        <w:snapToGrid w:val="0"/>
        <w:spacing w:beforeLines="50" w:before="120"/>
        <w:jc w:val="center"/>
        <w:outlineLvl w:val="1"/>
        <w:rPr>
          <w:b/>
          <w:szCs w:val="21"/>
        </w:rPr>
      </w:pPr>
      <w:r>
        <w:rPr>
          <w:rFonts w:ascii="宋体" w:hAnsi="宋体" w:hint="eastAsia"/>
          <w:b/>
          <w:sz w:val="24"/>
        </w:rPr>
        <w:t>项目目标、成果与考核指标表</w:t>
      </w:r>
    </w:p>
    <w:tbl>
      <w:tblPr>
        <w:tblW w:w="148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782"/>
        <w:gridCol w:w="822"/>
        <w:gridCol w:w="622"/>
        <w:gridCol w:w="4389"/>
        <w:gridCol w:w="1297"/>
        <w:gridCol w:w="1032"/>
        <w:gridCol w:w="1259"/>
        <w:gridCol w:w="1524"/>
        <w:gridCol w:w="634"/>
        <w:gridCol w:w="765"/>
        <w:gridCol w:w="837"/>
      </w:tblGrid>
      <w:tr w:rsidR="00AE3F54" w14:paraId="3E55B4B9" w14:textId="77777777">
        <w:trPr>
          <w:cantSplit/>
          <w:trHeight w:val="448"/>
          <w:jc w:val="center"/>
        </w:trPr>
        <w:tc>
          <w:tcPr>
            <w:tcW w:w="928" w:type="dxa"/>
            <w:vMerge w:val="restart"/>
            <w:vAlign w:val="center"/>
          </w:tcPr>
          <w:p w14:paraId="79F0286B"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项目目标（5</w:t>
            </w:r>
            <w:r>
              <w:rPr>
                <w:rFonts w:ascii="宋体" w:hAnsi="宋体" w:cs="宋体"/>
                <w:b/>
                <w:bCs/>
                <w:spacing w:val="-4"/>
                <w:szCs w:val="21"/>
              </w:rPr>
              <w:t>00</w:t>
            </w:r>
            <w:r>
              <w:rPr>
                <w:rFonts w:ascii="宋体" w:hAnsi="宋体" w:cs="宋体" w:hint="eastAsia"/>
                <w:b/>
                <w:bCs/>
                <w:spacing w:val="-4"/>
                <w:szCs w:val="21"/>
              </w:rPr>
              <w:t>字以内）</w:t>
            </w:r>
          </w:p>
        </w:tc>
        <w:tc>
          <w:tcPr>
            <w:tcW w:w="782" w:type="dxa"/>
            <w:vMerge w:val="restart"/>
            <w:vAlign w:val="center"/>
          </w:tcPr>
          <w:p w14:paraId="6E161C2C"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成果名称</w:t>
            </w:r>
          </w:p>
        </w:tc>
        <w:tc>
          <w:tcPr>
            <w:tcW w:w="822" w:type="dxa"/>
            <w:vMerge w:val="restart"/>
            <w:vAlign w:val="center"/>
          </w:tcPr>
          <w:p w14:paraId="3C6C9F30"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成果</w:t>
            </w:r>
            <w:r>
              <w:rPr>
                <w:rFonts w:ascii="宋体" w:hAnsi="宋体" w:cs="宋体"/>
                <w:b/>
                <w:bCs/>
                <w:spacing w:val="-4"/>
                <w:szCs w:val="21"/>
              </w:rPr>
              <w:t>简述</w:t>
            </w:r>
            <w:r>
              <w:rPr>
                <w:rFonts w:ascii="宋体" w:hAnsi="宋体" w:cs="宋体" w:hint="eastAsia"/>
                <w:b/>
                <w:bCs/>
                <w:spacing w:val="-4"/>
                <w:szCs w:val="21"/>
              </w:rPr>
              <w:t>（2</w:t>
            </w:r>
            <w:r>
              <w:rPr>
                <w:rFonts w:ascii="宋体" w:hAnsi="宋体" w:cs="宋体"/>
                <w:b/>
                <w:bCs/>
                <w:spacing w:val="-4"/>
                <w:szCs w:val="21"/>
              </w:rPr>
              <w:t>00</w:t>
            </w:r>
            <w:r>
              <w:rPr>
                <w:rFonts w:ascii="宋体" w:hAnsi="宋体" w:cs="宋体" w:hint="eastAsia"/>
                <w:b/>
                <w:bCs/>
                <w:spacing w:val="-4"/>
                <w:szCs w:val="21"/>
              </w:rPr>
              <w:t>字以内）</w:t>
            </w:r>
          </w:p>
        </w:tc>
        <w:tc>
          <w:tcPr>
            <w:tcW w:w="5011" w:type="dxa"/>
            <w:gridSpan w:val="2"/>
            <w:vMerge w:val="restart"/>
            <w:vAlign w:val="center"/>
          </w:tcPr>
          <w:p w14:paraId="191A7B3D"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成果</w:t>
            </w:r>
          </w:p>
          <w:p w14:paraId="2519C081"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类型</w:t>
            </w:r>
          </w:p>
          <w:p w14:paraId="029131E4" w14:textId="77777777" w:rsidR="00AE3F54" w:rsidRDefault="00AE3F54">
            <w:pPr>
              <w:adjustRightInd w:val="0"/>
              <w:snapToGrid w:val="0"/>
              <w:jc w:val="center"/>
              <w:rPr>
                <w:rFonts w:ascii="宋体" w:hAnsi="宋体" w:cs="宋体" w:hint="eastAsia"/>
                <w:b/>
                <w:bCs/>
                <w:spacing w:val="-4"/>
                <w:szCs w:val="21"/>
              </w:rPr>
            </w:pPr>
          </w:p>
        </w:tc>
        <w:tc>
          <w:tcPr>
            <w:tcW w:w="6511" w:type="dxa"/>
            <w:gridSpan w:val="6"/>
            <w:vAlign w:val="center"/>
          </w:tcPr>
          <w:p w14:paraId="072F5FF1"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考核指标</w:t>
            </w:r>
          </w:p>
        </w:tc>
        <w:tc>
          <w:tcPr>
            <w:tcW w:w="837" w:type="dxa"/>
            <w:vMerge w:val="restart"/>
            <w:vAlign w:val="center"/>
          </w:tcPr>
          <w:p w14:paraId="186C0598"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考核方式（方法）及评价手段</w:t>
            </w:r>
          </w:p>
        </w:tc>
      </w:tr>
      <w:tr w:rsidR="00AE3F54" w14:paraId="6D16E34C" w14:textId="77777777">
        <w:trPr>
          <w:cantSplit/>
          <w:trHeight w:val="448"/>
          <w:jc w:val="center"/>
        </w:trPr>
        <w:tc>
          <w:tcPr>
            <w:tcW w:w="928" w:type="dxa"/>
            <w:vMerge/>
            <w:vAlign w:val="center"/>
          </w:tcPr>
          <w:p w14:paraId="52EE5467" w14:textId="77777777" w:rsidR="00AE3F54" w:rsidRDefault="00AE3F54">
            <w:pPr>
              <w:rPr>
                <w:rFonts w:ascii="宋体" w:hAnsi="宋体" w:cs="宋体" w:hint="eastAsia"/>
                <w:b/>
                <w:bCs/>
                <w:spacing w:val="-4"/>
                <w:szCs w:val="21"/>
              </w:rPr>
            </w:pPr>
          </w:p>
        </w:tc>
        <w:tc>
          <w:tcPr>
            <w:tcW w:w="782" w:type="dxa"/>
            <w:vMerge/>
            <w:vAlign w:val="center"/>
          </w:tcPr>
          <w:p w14:paraId="3BB68E63" w14:textId="77777777" w:rsidR="00AE3F54" w:rsidRDefault="00AE3F54">
            <w:pPr>
              <w:adjustRightInd w:val="0"/>
              <w:snapToGrid w:val="0"/>
              <w:jc w:val="center"/>
              <w:rPr>
                <w:rFonts w:ascii="宋体" w:hAnsi="宋体" w:cs="宋体" w:hint="eastAsia"/>
                <w:b/>
                <w:bCs/>
                <w:spacing w:val="-4"/>
                <w:szCs w:val="21"/>
              </w:rPr>
            </w:pPr>
          </w:p>
        </w:tc>
        <w:tc>
          <w:tcPr>
            <w:tcW w:w="822" w:type="dxa"/>
            <w:vMerge/>
            <w:vAlign w:val="center"/>
          </w:tcPr>
          <w:p w14:paraId="03CF0D75" w14:textId="77777777" w:rsidR="00AE3F54" w:rsidRDefault="00AE3F54">
            <w:pPr>
              <w:adjustRightInd w:val="0"/>
              <w:snapToGrid w:val="0"/>
              <w:jc w:val="center"/>
              <w:rPr>
                <w:rFonts w:ascii="宋体" w:hAnsi="宋体" w:cs="宋体" w:hint="eastAsia"/>
                <w:b/>
                <w:bCs/>
                <w:spacing w:val="-4"/>
                <w:szCs w:val="21"/>
              </w:rPr>
            </w:pPr>
          </w:p>
        </w:tc>
        <w:tc>
          <w:tcPr>
            <w:tcW w:w="5011" w:type="dxa"/>
            <w:gridSpan w:val="2"/>
            <w:vMerge/>
            <w:vAlign w:val="center"/>
          </w:tcPr>
          <w:p w14:paraId="283264EA" w14:textId="77777777" w:rsidR="00AE3F54" w:rsidRDefault="00AE3F54">
            <w:pPr>
              <w:rPr>
                <w:rFonts w:ascii="宋体" w:hAnsi="宋体" w:cs="宋体" w:hint="eastAsia"/>
                <w:b/>
                <w:bCs/>
                <w:spacing w:val="-4"/>
                <w:szCs w:val="21"/>
              </w:rPr>
            </w:pPr>
          </w:p>
        </w:tc>
        <w:tc>
          <w:tcPr>
            <w:tcW w:w="1297" w:type="dxa"/>
            <w:vAlign w:val="center"/>
          </w:tcPr>
          <w:p w14:paraId="75F9FD5C"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指标</w:t>
            </w:r>
          </w:p>
          <w:p w14:paraId="6FA9600E"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名称</w:t>
            </w:r>
          </w:p>
        </w:tc>
        <w:tc>
          <w:tcPr>
            <w:tcW w:w="1032" w:type="dxa"/>
            <w:vAlign w:val="center"/>
          </w:tcPr>
          <w:p w14:paraId="57B8FA39"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立项时已有指标值/状态</w:t>
            </w:r>
          </w:p>
        </w:tc>
        <w:tc>
          <w:tcPr>
            <w:tcW w:w="1259" w:type="dxa"/>
            <w:vAlign w:val="center"/>
          </w:tcPr>
          <w:p w14:paraId="1C9611DF"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立项时重点国别指标值/状态</w:t>
            </w:r>
          </w:p>
        </w:tc>
        <w:tc>
          <w:tcPr>
            <w:tcW w:w="1524" w:type="dxa"/>
            <w:vAlign w:val="center"/>
          </w:tcPr>
          <w:p w14:paraId="0BD7733F"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中期指标值/状态</w:t>
            </w:r>
          </w:p>
        </w:tc>
        <w:tc>
          <w:tcPr>
            <w:tcW w:w="1399" w:type="dxa"/>
            <w:gridSpan w:val="2"/>
            <w:vAlign w:val="center"/>
          </w:tcPr>
          <w:p w14:paraId="75C1DD22" w14:textId="77777777" w:rsidR="00AE3F54" w:rsidRDefault="00000000">
            <w:pPr>
              <w:adjustRightInd w:val="0"/>
              <w:snapToGrid w:val="0"/>
              <w:jc w:val="center"/>
              <w:rPr>
                <w:rFonts w:ascii="宋体" w:hAnsi="宋体" w:cs="宋体" w:hint="eastAsia"/>
                <w:b/>
                <w:bCs/>
                <w:spacing w:val="-4"/>
                <w:szCs w:val="21"/>
              </w:rPr>
            </w:pPr>
            <w:r>
              <w:rPr>
                <w:rFonts w:ascii="宋体" w:hAnsi="宋体" w:cs="宋体" w:hint="eastAsia"/>
                <w:b/>
                <w:bCs/>
                <w:spacing w:val="-4"/>
                <w:szCs w:val="21"/>
              </w:rPr>
              <w:t>完成时指标值/状态</w:t>
            </w:r>
          </w:p>
        </w:tc>
        <w:tc>
          <w:tcPr>
            <w:tcW w:w="837" w:type="dxa"/>
            <w:vMerge/>
            <w:vAlign w:val="center"/>
          </w:tcPr>
          <w:p w14:paraId="1180CDC4" w14:textId="77777777" w:rsidR="00AE3F54" w:rsidRDefault="00AE3F54">
            <w:pPr>
              <w:rPr>
                <w:rFonts w:ascii="宋体" w:hAnsi="宋体" w:cs="宋体" w:hint="eastAsia"/>
                <w:spacing w:val="-4"/>
                <w:szCs w:val="21"/>
              </w:rPr>
            </w:pPr>
          </w:p>
        </w:tc>
      </w:tr>
      <w:tr w:rsidR="00AE3F54" w14:paraId="4B9EDE5A" w14:textId="77777777">
        <w:trPr>
          <w:cantSplit/>
          <w:trHeight w:val="728"/>
          <w:jc w:val="center"/>
        </w:trPr>
        <w:tc>
          <w:tcPr>
            <w:tcW w:w="928" w:type="dxa"/>
            <w:vMerge w:val="restart"/>
          </w:tcPr>
          <w:p w14:paraId="2578A2AA" w14:textId="77777777" w:rsidR="00AE3F54" w:rsidRDefault="00AE3F54">
            <w:pPr>
              <w:adjustRightInd w:val="0"/>
              <w:snapToGrid w:val="0"/>
              <w:rPr>
                <w:rFonts w:ascii="宋体" w:hAnsi="宋体" w:cs="宋体" w:hint="eastAsia"/>
                <w:spacing w:val="-4"/>
                <w:szCs w:val="21"/>
              </w:rPr>
            </w:pPr>
          </w:p>
        </w:tc>
        <w:tc>
          <w:tcPr>
            <w:tcW w:w="782" w:type="dxa"/>
            <w:vMerge w:val="restart"/>
            <w:vAlign w:val="center"/>
          </w:tcPr>
          <w:p w14:paraId="2C203B28" w14:textId="77777777" w:rsidR="00AE3F54" w:rsidRDefault="00000000">
            <w:pPr>
              <w:adjustRightInd w:val="0"/>
              <w:snapToGrid w:val="0"/>
              <w:rPr>
                <w:rFonts w:ascii="宋体" w:hAnsi="宋体" w:cs="宋体" w:hint="eastAsia"/>
                <w:spacing w:val="-4"/>
                <w:szCs w:val="21"/>
              </w:rPr>
            </w:pPr>
            <w:r>
              <w:rPr>
                <w:rFonts w:ascii="宋体" w:hAnsi="宋体" w:cs="宋体" w:hint="eastAsia"/>
                <w:spacing w:val="-4"/>
                <w:szCs w:val="21"/>
              </w:rPr>
              <w:t>1：</w:t>
            </w:r>
          </w:p>
        </w:tc>
        <w:tc>
          <w:tcPr>
            <w:tcW w:w="822" w:type="dxa"/>
            <w:vMerge w:val="restart"/>
            <w:vAlign w:val="center"/>
          </w:tcPr>
          <w:p w14:paraId="553EB80B" w14:textId="77777777" w:rsidR="00AE3F54" w:rsidRDefault="00AE3F54">
            <w:pPr>
              <w:adjustRightInd w:val="0"/>
              <w:snapToGrid w:val="0"/>
              <w:rPr>
                <w:rFonts w:ascii="宋体" w:hAnsi="宋体" w:cs="宋体" w:hint="eastAsia"/>
                <w:spacing w:val="-4"/>
                <w:szCs w:val="21"/>
              </w:rPr>
            </w:pPr>
          </w:p>
        </w:tc>
        <w:tc>
          <w:tcPr>
            <w:tcW w:w="5011" w:type="dxa"/>
            <w:gridSpan w:val="2"/>
            <w:vMerge w:val="restart"/>
            <w:vAlign w:val="center"/>
          </w:tcPr>
          <w:p w14:paraId="31CB324C" w14:textId="77777777" w:rsidR="00AE3F54" w:rsidRDefault="00000000">
            <w:pPr>
              <w:adjustRightInd w:val="0"/>
              <w:snapToGrid w:val="0"/>
              <w:rPr>
                <w:rFonts w:ascii="宋体" w:hAnsi="宋体" w:cs="宋体" w:hint="eastAsia"/>
                <w:spacing w:val="-4"/>
                <w:szCs w:val="21"/>
              </w:rPr>
            </w:pPr>
            <w:r>
              <w:rPr>
                <w:rFonts w:ascii="宋体" w:hAnsi="宋体" w:cs="宋体" w:hint="eastAsia"/>
                <w:szCs w:val="21"/>
              </w:rPr>
              <w:t>□新理论  □新原理  □新产品  □新技术  □新方法 □关键部件 □数据库 □软件  □平台  □应用解决方案  □实验装置/系统  □临床指南/规范  □工程工艺  □标准  □论文  □发明专利  □其他</w:t>
            </w:r>
          </w:p>
        </w:tc>
        <w:tc>
          <w:tcPr>
            <w:tcW w:w="1297" w:type="dxa"/>
            <w:vAlign w:val="center"/>
          </w:tcPr>
          <w:p w14:paraId="49BB80ED"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指标1.1</w:t>
            </w:r>
          </w:p>
        </w:tc>
        <w:tc>
          <w:tcPr>
            <w:tcW w:w="1032" w:type="dxa"/>
            <w:vAlign w:val="center"/>
          </w:tcPr>
          <w:p w14:paraId="2C68EA45" w14:textId="77777777" w:rsidR="00AE3F54" w:rsidRDefault="00AE3F54">
            <w:pPr>
              <w:adjustRightInd w:val="0"/>
              <w:snapToGrid w:val="0"/>
              <w:jc w:val="left"/>
              <w:rPr>
                <w:rFonts w:ascii="宋体" w:hAnsi="宋体" w:cs="宋体" w:hint="eastAsia"/>
                <w:spacing w:val="-4"/>
                <w:szCs w:val="21"/>
              </w:rPr>
            </w:pPr>
          </w:p>
        </w:tc>
        <w:tc>
          <w:tcPr>
            <w:tcW w:w="1259" w:type="dxa"/>
            <w:vAlign w:val="center"/>
          </w:tcPr>
          <w:p w14:paraId="1FFD0704" w14:textId="77777777" w:rsidR="00AE3F54" w:rsidRDefault="00AE3F54">
            <w:pPr>
              <w:adjustRightInd w:val="0"/>
              <w:snapToGrid w:val="0"/>
              <w:rPr>
                <w:rFonts w:ascii="宋体" w:hAnsi="宋体" w:cs="宋体" w:hint="eastAsia"/>
                <w:spacing w:val="-4"/>
                <w:szCs w:val="21"/>
              </w:rPr>
            </w:pPr>
          </w:p>
        </w:tc>
        <w:tc>
          <w:tcPr>
            <w:tcW w:w="1524" w:type="dxa"/>
            <w:vAlign w:val="center"/>
          </w:tcPr>
          <w:p w14:paraId="40A9CD56" w14:textId="77777777" w:rsidR="00AE3F54" w:rsidRDefault="00AE3F54">
            <w:pPr>
              <w:adjustRightInd w:val="0"/>
              <w:snapToGrid w:val="0"/>
              <w:rPr>
                <w:rFonts w:ascii="宋体" w:hAnsi="宋体" w:cs="宋体" w:hint="eastAsia"/>
                <w:spacing w:val="-4"/>
                <w:szCs w:val="21"/>
              </w:rPr>
            </w:pPr>
          </w:p>
        </w:tc>
        <w:tc>
          <w:tcPr>
            <w:tcW w:w="1399" w:type="dxa"/>
            <w:gridSpan w:val="2"/>
            <w:vAlign w:val="center"/>
          </w:tcPr>
          <w:p w14:paraId="63720169" w14:textId="77777777" w:rsidR="00AE3F54" w:rsidRDefault="00AE3F54">
            <w:pPr>
              <w:adjustRightInd w:val="0"/>
              <w:snapToGrid w:val="0"/>
              <w:rPr>
                <w:rFonts w:ascii="宋体" w:hAnsi="宋体" w:cs="宋体" w:hint="eastAsia"/>
                <w:spacing w:val="-4"/>
                <w:szCs w:val="21"/>
              </w:rPr>
            </w:pPr>
          </w:p>
        </w:tc>
        <w:tc>
          <w:tcPr>
            <w:tcW w:w="837" w:type="dxa"/>
            <w:vAlign w:val="center"/>
          </w:tcPr>
          <w:p w14:paraId="38F6656E" w14:textId="77777777" w:rsidR="00AE3F54" w:rsidRDefault="00AE3F54">
            <w:pPr>
              <w:adjustRightInd w:val="0"/>
              <w:snapToGrid w:val="0"/>
              <w:rPr>
                <w:rFonts w:ascii="宋体" w:hAnsi="宋体" w:cs="宋体" w:hint="eastAsia"/>
                <w:spacing w:val="-4"/>
                <w:szCs w:val="21"/>
              </w:rPr>
            </w:pPr>
          </w:p>
        </w:tc>
      </w:tr>
      <w:tr w:rsidR="00AE3F54" w14:paraId="15C51D52" w14:textId="77777777">
        <w:trPr>
          <w:cantSplit/>
          <w:trHeight w:val="298"/>
          <w:jc w:val="center"/>
        </w:trPr>
        <w:tc>
          <w:tcPr>
            <w:tcW w:w="928" w:type="dxa"/>
            <w:vMerge/>
          </w:tcPr>
          <w:p w14:paraId="7911BABD" w14:textId="77777777" w:rsidR="00AE3F54" w:rsidRDefault="00AE3F54">
            <w:pPr>
              <w:rPr>
                <w:rFonts w:ascii="宋体" w:hAnsi="宋体" w:cs="宋体" w:hint="eastAsia"/>
                <w:spacing w:val="-4"/>
                <w:szCs w:val="21"/>
              </w:rPr>
            </w:pPr>
          </w:p>
        </w:tc>
        <w:tc>
          <w:tcPr>
            <w:tcW w:w="782" w:type="dxa"/>
            <w:vMerge/>
            <w:vAlign w:val="center"/>
          </w:tcPr>
          <w:p w14:paraId="0FECF6D8" w14:textId="77777777" w:rsidR="00AE3F54" w:rsidRDefault="00AE3F54">
            <w:pPr>
              <w:rPr>
                <w:rFonts w:ascii="宋体" w:hAnsi="宋体" w:cs="宋体" w:hint="eastAsia"/>
                <w:spacing w:val="-4"/>
                <w:szCs w:val="21"/>
              </w:rPr>
            </w:pPr>
          </w:p>
        </w:tc>
        <w:tc>
          <w:tcPr>
            <w:tcW w:w="822" w:type="dxa"/>
            <w:vMerge/>
            <w:vAlign w:val="center"/>
          </w:tcPr>
          <w:p w14:paraId="2EE32B38" w14:textId="77777777" w:rsidR="00AE3F54" w:rsidRDefault="00AE3F54">
            <w:pPr>
              <w:rPr>
                <w:rFonts w:ascii="宋体" w:hAnsi="宋体" w:cs="宋体" w:hint="eastAsia"/>
                <w:spacing w:val="-4"/>
                <w:szCs w:val="21"/>
              </w:rPr>
            </w:pPr>
          </w:p>
        </w:tc>
        <w:tc>
          <w:tcPr>
            <w:tcW w:w="5011" w:type="dxa"/>
            <w:gridSpan w:val="2"/>
            <w:vMerge/>
            <w:vAlign w:val="center"/>
          </w:tcPr>
          <w:p w14:paraId="099B4EEA" w14:textId="77777777" w:rsidR="00AE3F54" w:rsidRDefault="00AE3F54">
            <w:pPr>
              <w:rPr>
                <w:rFonts w:ascii="宋体" w:hAnsi="宋体" w:cs="宋体" w:hint="eastAsia"/>
                <w:spacing w:val="-4"/>
                <w:szCs w:val="21"/>
              </w:rPr>
            </w:pPr>
          </w:p>
        </w:tc>
        <w:tc>
          <w:tcPr>
            <w:tcW w:w="1297" w:type="dxa"/>
            <w:vAlign w:val="center"/>
          </w:tcPr>
          <w:p w14:paraId="3065BDB4"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w:t>
            </w:r>
          </w:p>
        </w:tc>
        <w:tc>
          <w:tcPr>
            <w:tcW w:w="1032" w:type="dxa"/>
            <w:vAlign w:val="center"/>
          </w:tcPr>
          <w:p w14:paraId="33350E35" w14:textId="77777777" w:rsidR="00AE3F54" w:rsidRDefault="00AE3F54">
            <w:pPr>
              <w:adjustRightInd w:val="0"/>
              <w:snapToGrid w:val="0"/>
              <w:rPr>
                <w:rFonts w:ascii="宋体" w:hAnsi="宋体" w:cs="宋体" w:hint="eastAsia"/>
                <w:spacing w:val="-4"/>
                <w:szCs w:val="21"/>
              </w:rPr>
            </w:pPr>
          </w:p>
        </w:tc>
        <w:tc>
          <w:tcPr>
            <w:tcW w:w="1259" w:type="dxa"/>
            <w:vAlign w:val="center"/>
          </w:tcPr>
          <w:p w14:paraId="132DBD44" w14:textId="77777777" w:rsidR="00AE3F54" w:rsidRDefault="00AE3F54">
            <w:pPr>
              <w:adjustRightInd w:val="0"/>
              <w:snapToGrid w:val="0"/>
              <w:rPr>
                <w:rFonts w:ascii="宋体" w:hAnsi="宋体" w:cs="宋体" w:hint="eastAsia"/>
                <w:spacing w:val="-4"/>
                <w:szCs w:val="21"/>
              </w:rPr>
            </w:pPr>
          </w:p>
        </w:tc>
        <w:tc>
          <w:tcPr>
            <w:tcW w:w="1524" w:type="dxa"/>
            <w:vAlign w:val="center"/>
          </w:tcPr>
          <w:p w14:paraId="08FCAAB4" w14:textId="77777777" w:rsidR="00AE3F54" w:rsidRDefault="00AE3F54">
            <w:pPr>
              <w:adjustRightInd w:val="0"/>
              <w:snapToGrid w:val="0"/>
              <w:rPr>
                <w:rFonts w:ascii="宋体" w:hAnsi="宋体" w:cs="宋体" w:hint="eastAsia"/>
                <w:spacing w:val="-4"/>
                <w:szCs w:val="21"/>
              </w:rPr>
            </w:pPr>
          </w:p>
        </w:tc>
        <w:tc>
          <w:tcPr>
            <w:tcW w:w="1399" w:type="dxa"/>
            <w:gridSpan w:val="2"/>
            <w:vAlign w:val="center"/>
          </w:tcPr>
          <w:p w14:paraId="2D2194A0" w14:textId="77777777" w:rsidR="00AE3F54" w:rsidRDefault="00AE3F54">
            <w:pPr>
              <w:adjustRightInd w:val="0"/>
              <w:snapToGrid w:val="0"/>
              <w:rPr>
                <w:rFonts w:ascii="宋体" w:hAnsi="宋体" w:cs="宋体" w:hint="eastAsia"/>
                <w:spacing w:val="-4"/>
                <w:szCs w:val="21"/>
              </w:rPr>
            </w:pPr>
          </w:p>
        </w:tc>
        <w:tc>
          <w:tcPr>
            <w:tcW w:w="837" w:type="dxa"/>
            <w:vAlign w:val="center"/>
          </w:tcPr>
          <w:p w14:paraId="0367454D" w14:textId="77777777" w:rsidR="00AE3F54" w:rsidRDefault="00AE3F54">
            <w:pPr>
              <w:adjustRightInd w:val="0"/>
              <w:snapToGrid w:val="0"/>
              <w:rPr>
                <w:rFonts w:ascii="宋体" w:hAnsi="宋体" w:cs="宋体" w:hint="eastAsia"/>
                <w:spacing w:val="-4"/>
                <w:szCs w:val="21"/>
              </w:rPr>
            </w:pPr>
          </w:p>
        </w:tc>
      </w:tr>
      <w:tr w:rsidR="00AE3F54" w14:paraId="28DE1551" w14:textId="77777777">
        <w:trPr>
          <w:cantSplit/>
          <w:trHeight w:val="152"/>
          <w:jc w:val="center"/>
        </w:trPr>
        <w:tc>
          <w:tcPr>
            <w:tcW w:w="928" w:type="dxa"/>
            <w:vMerge/>
          </w:tcPr>
          <w:p w14:paraId="6853FA93" w14:textId="77777777" w:rsidR="00AE3F54" w:rsidRDefault="00AE3F54">
            <w:pPr>
              <w:rPr>
                <w:rFonts w:ascii="宋体" w:hAnsi="宋体" w:cs="宋体" w:hint="eastAsia"/>
                <w:spacing w:val="-4"/>
                <w:szCs w:val="21"/>
              </w:rPr>
            </w:pPr>
          </w:p>
        </w:tc>
        <w:tc>
          <w:tcPr>
            <w:tcW w:w="782" w:type="dxa"/>
            <w:vMerge w:val="restart"/>
            <w:vAlign w:val="center"/>
          </w:tcPr>
          <w:p w14:paraId="0987AE61" w14:textId="77777777" w:rsidR="00AE3F54" w:rsidRDefault="00000000">
            <w:pPr>
              <w:adjustRightInd w:val="0"/>
              <w:snapToGrid w:val="0"/>
              <w:rPr>
                <w:rFonts w:ascii="宋体" w:hAnsi="宋体" w:cs="宋体" w:hint="eastAsia"/>
                <w:spacing w:val="-4"/>
                <w:szCs w:val="21"/>
              </w:rPr>
            </w:pPr>
            <w:r>
              <w:rPr>
                <w:rFonts w:ascii="宋体" w:hAnsi="宋体" w:cs="宋体" w:hint="eastAsia"/>
                <w:spacing w:val="-4"/>
                <w:szCs w:val="21"/>
              </w:rPr>
              <w:t>2：</w:t>
            </w:r>
          </w:p>
        </w:tc>
        <w:tc>
          <w:tcPr>
            <w:tcW w:w="822" w:type="dxa"/>
            <w:vMerge w:val="restart"/>
            <w:vAlign w:val="center"/>
          </w:tcPr>
          <w:p w14:paraId="4EC1A937" w14:textId="77777777" w:rsidR="00AE3F54" w:rsidRDefault="00AE3F54">
            <w:pPr>
              <w:adjustRightInd w:val="0"/>
              <w:snapToGrid w:val="0"/>
              <w:rPr>
                <w:rFonts w:ascii="宋体" w:hAnsi="宋体" w:cs="宋体" w:hint="eastAsia"/>
                <w:spacing w:val="-4"/>
                <w:szCs w:val="21"/>
              </w:rPr>
            </w:pPr>
          </w:p>
        </w:tc>
        <w:tc>
          <w:tcPr>
            <w:tcW w:w="5011" w:type="dxa"/>
            <w:gridSpan w:val="2"/>
            <w:vMerge w:val="restart"/>
            <w:vAlign w:val="center"/>
          </w:tcPr>
          <w:p w14:paraId="1368E882" w14:textId="77777777" w:rsidR="00AE3F54" w:rsidRDefault="00000000">
            <w:pPr>
              <w:adjustRightInd w:val="0"/>
              <w:snapToGrid w:val="0"/>
              <w:rPr>
                <w:rFonts w:ascii="宋体" w:hAnsi="宋体" w:cs="宋体" w:hint="eastAsia"/>
                <w:spacing w:val="-4"/>
                <w:szCs w:val="21"/>
              </w:rPr>
            </w:pPr>
            <w:r>
              <w:rPr>
                <w:rFonts w:ascii="宋体" w:hAnsi="宋体" w:cs="宋体" w:hint="eastAsia"/>
                <w:szCs w:val="21"/>
              </w:rPr>
              <w:t>同上</w:t>
            </w:r>
          </w:p>
        </w:tc>
        <w:tc>
          <w:tcPr>
            <w:tcW w:w="1297" w:type="dxa"/>
          </w:tcPr>
          <w:p w14:paraId="7EAD5A97"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指标2.1</w:t>
            </w:r>
          </w:p>
        </w:tc>
        <w:tc>
          <w:tcPr>
            <w:tcW w:w="1032" w:type="dxa"/>
          </w:tcPr>
          <w:p w14:paraId="16C3DD5D" w14:textId="77777777" w:rsidR="00AE3F54" w:rsidRDefault="00AE3F54">
            <w:pPr>
              <w:adjustRightInd w:val="0"/>
              <w:snapToGrid w:val="0"/>
              <w:jc w:val="left"/>
              <w:rPr>
                <w:rFonts w:ascii="宋体" w:hAnsi="宋体" w:cs="宋体" w:hint="eastAsia"/>
                <w:spacing w:val="-4"/>
                <w:szCs w:val="21"/>
              </w:rPr>
            </w:pPr>
          </w:p>
        </w:tc>
        <w:tc>
          <w:tcPr>
            <w:tcW w:w="1259" w:type="dxa"/>
          </w:tcPr>
          <w:p w14:paraId="04CDCEE3" w14:textId="77777777" w:rsidR="00AE3F54" w:rsidRDefault="00AE3F54">
            <w:pPr>
              <w:adjustRightInd w:val="0"/>
              <w:snapToGrid w:val="0"/>
              <w:rPr>
                <w:rFonts w:ascii="宋体" w:hAnsi="宋体" w:cs="宋体" w:hint="eastAsia"/>
                <w:spacing w:val="-4"/>
                <w:szCs w:val="21"/>
              </w:rPr>
            </w:pPr>
          </w:p>
        </w:tc>
        <w:tc>
          <w:tcPr>
            <w:tcW w:w="1524" w:type="dxa"/>
          </w:tcPr>
          <w:p w14:paraId="0C7BFBCE" w14:textId="77777777" w:rsidR="00AE3F54" w:rsidRDefault="00AE3F54">
            <w:pPr>
              <w:adjustRightInd w:val="0"/>
              <w:snapToGrid w:val="0"/>
              <w:rPr>
                <w:rFonts w:ascii="宋体" w:hAnsi="宋体" w:cs="宋体" w:hint="eastAsia"/>
                <w:spacing w:val="-4"/>
                <w:szCs w:val="21"/>
              </w:rPr>
            </w:pPr>
          </w:p>
        </w:tc>
        <w:tc>
          <w:tcPr>
            <w:tcW w:w="1399" w:type="dxa"/>
            <w:gridSpan w:val="2"/>
          </w:tcPr>
          <w:p w14:paraId="261D360C" w14:textId="77777777" w:rsidR="00AE3F54" w:rsidRDefault="00AE3F54">
            <w:pPr>
              <w:adjustRightInd w:val="0"/>
              <w:snapToGrid w:val="0"/>
              <w:rPr>
                <w:rFonts w:ascii="宋体" w:hAnsi="宋体" w:cs="宋体" w:hint="eastAsia"/>
                <w:spacing w:val="-4"/>
                <w:szCs w:val="21"/>
              </w:rPr>
            </w:pPr>
          </w:p>
        </w:tc>
        <w:tc>
          <w:tcPr>
            <w:tcW w:w="837" w:type="dxa"/>
          </w:tcPr>
          <w:p w14:paraId="63084645" w14:textId="77777777" w:rsidR="00AE3F54" w:rsidRDefault="00AE3F54">
            <w:pPr>
              <w:adjustRightInd w:val="0"/>
              <w:snapToGrid w:val="0"/>
              <w:rPr>
                <w:rFonts w:ascii="宋体" w:hAnsi="宋体" w:cs="宋体" w:hint="eastAsia"/>
                <w:spacing w:val="-4"/>
                <w:szCs w:val="21"/>
              </w:rPr>
            </w:pPr>
          </w:p>
        </w:tc>
      </w:tr>
      <w:tr w:rsidR="00AE3F54" w14:paraId="0DCE5950" w14:textId="77777777">
        <w:trPr>
          <w:cantSplit/>
          <w:trHeight w:val="151"/>
          <w:jc w:val="center"/>
        </w:trPr>
        <w:tc>
          <w:tcPr>
            <w:tcW w:w="928" w:type="dxa"/>
            <w:vMerge/>
          </w:tcPr>
          <w:p w14:paraId="72C03087" w14:textId="77777777" w:rsidR="00AE3F54" w:rsidRDefault="00AE3F54">
            <w:pPr>
              <w:rPr>
                <w:rFonts w:ascii="宋体" w:hAnsi="宋体" w:cs="宋体" w:hint="eastAsia"/>
                <w:spacing w:val="-4"/>
                <w:szCs w:val="21"/>
              </w:rPr>
            </w:pPr>
          </w:p>
        </w:tc>
        <w:tc>
          <w:tcPr>
            <w:tcW w:w="782" w:type="dxa"/>
            <w:vMerge/>
          </w:tcPr>
          <w:p w14:paraId="2CAF6042" w14:textId="77777777" w:rsidR="00AE3F54" w:rsidRDefault="00AE3F54">
            <w:pPr>
              <w:rPr>
                <w:rFonts w:ascii="宋体" w:hAnsi="宋体" w:cs="宋体" w:hint="eastAsia"/>
                <w:spacing w:val="-4"/>
                <w:szCs w:val="21"/>
              </w:rPr>
            </w:pPr>
          </w:p>
        </w:tc>
        <w:tc>
          <w:tcPr>
            <w:tcW w:w="822" w:type="dxa"/>
            <w:vMerge/>
          </w:tcPr>
          <w:p w14:paraId="132B6648" w14:textId="77777777" w:rsidR="00AE3F54" w:rsidRDefault="00AE3F54">
            <w:pPr>
              <w:rPr>
                <w:rFonts w:ascii="宋体" w:hAnsi="宋体" w:cs="宋体" w:hint="eastAsia"/>
                <w:spacing w:val="-4"/>
                <w:szCs w:val="21"/>
              </w:rPr>
            </w:pPr>
          </w:p>
        </w:tc>
        <w:tc>
          <w:tcPr>
            <w:tcW w:w="5011" w:type="dxa"/>
            <w:gridSpan w:val="2"/>
            <w:vMerge/>
          </w:tcPr>
          <w:p w14:paraId="4F84E5D1" w14:textId="77777777" w:rsidR="00AE3F54" w:rsidRDefault="00AE3F54">
            <w:pPr>
              <w:rPr>
                <w:rFonts w:ascii="宋体" w:hAnsi="宋体" w:cs="宋体" w:hint="eastAsia"/>
                <w:spacing w:val="-4"/>
                <w:szCs w:val="21"/>
              </w:rPr>
            </w:pPr>
          </w:p>
        </w:tc>
        <w:tc>
          <w:tcPr>
            <w:tcW w:w="1297" w:type="dxa"/>
          </w:tcPr>
          <w:p w14:paraId="1B740D42"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w:t>
            </w:r>
          </w:p>
        </w:tc>
        <w:tc>
          <w:tcPr>
            <w:tcW w:w="1032" w:type="dxa"/>
          </w:tcPr>
          <w:p w14:paraId="776DA11E" w14:textId="77777777" w:rsidR="00AE3F54" w:rsidRDefault="00AE3F54">
            <w:pPr>
              <w:adjustRightInd w:val="0"/>
              <w:snapToGrid w:val="0"/>
              <w:rPr>
                <w:rFonts w:ascii="宋体" w:hAnsi="宋体" w:cs="宋体" w:hint="eastAsia"/>
                <w:spacing w:val="-4"/>
                <w:szCs w:val="21"/>
              </w:rPr>
            </w:pPr>
          </w:p>
        </w:tc>
        <w:tc>
          <w:tcPr>
            <w:tcW w:w="1259" w:type="dxa"/>
          </w:tcPr>
          <w:p w14:paraId="70B71769" w14:textId="77777777" w:rsidR="00AE3F54" w:rsidRDefault="00AE3F54">
            <w:pPr>
              <w:adjustRightInd w:val="0"/>
              <w:snapToGrid w:val="0"/>
              <w:rPr>
                <w:rFonts w:ascii="宋体" w:hAnsi="宋体" w:cs="宋体" w:hint="eastAsia"/>
                <w:spacing w:val="-4"/>
                <w:szCs w:val="21"/>
              </w:rPr>
            </w:pPr>
          </w:p>
        </w:tc>
        <w:tc>
          <w:tcPr>
            <w:tcW w:w="1524" w:type="dxa"/>
          </w:tcPr>
          <w:p w14:paraId="41E43C80" w14:textId="77777777" w:rsidR="00AE3F54" w:rsidRDefault="00AE3F54">
            <w:pPr>
              <w:adjustRightInd w:val="0"/>
              <w:snapToGrid w:val="0"/>
              <w:rPr>
                <w:rFonts w:ascii="宋体" w:hAnsi="宋体" w:cs="宋体" w:hint="eastAsia"/>
                <w:spacing w:val="-4"/>
                <w:szCs w:val="21"/>
              </w:rPr>
            </w:pPr>
          </w:p>
        </w:tc>
        <w:tc>
          <w:tcPr>
            <w:tcW w:w="1399" w:type="dxa"/>
            <w:gridSpan w:val="2"/>
          </w:tcPr>
          <w:p w14:paraId="7545CAA6" w14:textId="77777777" w:rsidR="00AE3F54" w:rsidRDefault="00AE3F54">
            <w:pPr>
              <w:adjustRightInd w:val="0"/>
              <w:snapToGrid w:val="0"/>
              <w:rPr>
                <w:rFonts w:ascii="宋体" w:hAnsi="宋体" w:cs="宋体" w:hint="eastAsia"/>
                <w:spacing w:val="-4"/>
                <w:szCs w:val="21"/>
              </w:rPr>
            </w:pPr>
          </w:p>
        </w:tc>
        <w:tc>
          <w:tcPr>
            <w:tcW w:w="837" w:type="dxa"/>
          </w:tcPr>
          <w:p w14:paraId="5651C36A" w14:textId="77777777" w:rsidR="00AE3F54" w:rsidRDefault="00AE3F54">
            <w:pPr>
              <w:adjustRightInd w:val="0"/>
              <w:snapToGrid w:val="0"/>
              <w:rPr>
                <w:rFonts w:ascii="宋体" w:hAnsi="宋体" w:cs="宋体" w:hint="eastAsia"/>
                <w:spacing w:val="-4"/>
                <w:szCs w:val="21"/>
              </w:rPr>
            </w:pPr>
          </w:p>
        </w:tc>
      </w:tr>
      <w:tr w:rsidR="00AE3F54" w14:paraId="60309F1B" w14:textId="77777777">
        <w:trPr>
          <w:cantSplit/>
          <w:trHeight w:val="151"/>
          <w:jc w:val="center"/>
        </w:trPr>
        <w:tc>
          <w:tcPr>
            <w:tcW w:w="928" w:type="dxa"/>
            <w:vMerge/>
          </w:tcPr>
          <w:p w14:paraId="502FC42A" w14:textId="77777777" w:rsidR="00AE3F54" w:rsidRDefault="00AE3F54">
            <w:pPr>
              <w:rPr>
                <w:rFonts w:ascii="宋体" w:hAnsi="宋体" w:cs="宋体" w:hint="eastAsia"/>
                <w:spacing w:val="-4"/>
                <w:szCs w:val="21"/>
              </w:rPr>
            </w:pPr>
          </w:p>
        </w:tc>
        <w:tc>
          <w:tcPr>
            <w:tcW w:w="782" w:type="dxa"/>
            <w:vMerge w:val="restart"/>
          </w:tcPr>
          <w:p w14:paraId="5272CB79" w14:textId="77777777" w:rsidR="00AE3F54" w:rsidRDefault="00000000">
            <w:pPr>
              <w:rPr>
                <w:rFonts w:ascii="宋体" w:hAnsi="宋体" w:cs="宋体" w:hint="eastAsia"/>
                <w:spacing w:val="-4"/>
                <w:szCs w:val="21"/>
              </w:rPr>
            </w:pPr>
            <w:r>
              <w:rPr>
                <w:rFonts w:ascii="宋体" w:hAnsi="宋体" w:cs="宋体" w:hint="eastAsia"/>
                <w:spacing w:val="-4"/>
                <w:szCs w:val="21"/>
              </w:rPr>
              <w:t>…</w:t>
            </w:r>
          </w:p>
        </w:tc>
        <w:tc>
          <w:tcPr>
            <w:tcW w:w="822" w:type="dxa"/>
            <w:vMerge w:val="restart"/>
          </w:tcPr>
          <w:p w14:paraId="3B57B101" w14:textId="77777777" w:rsidR="00AE3F54" w:rsidRDefault="00AE3F54">
            <w:pPr>
              <w:rPr>
                <w:rFonts w:ascii="宋体" w:hAnsi="宋体" w:cs="宋体" w:hint="eastAsia"/>
                <w:spacing w:val="-4"/>
                <w:szCs w:val="21"/>
              </w:rPr>
            </w:pPr>
          </w:p>
        </w:tc>
        <w:tc>
          <w:tcPr>
            <w:tcW w:w="5011" w:type="dxa"/>
            <w:gridSpan w:val="2"/>
            <w:vMerge w:val="restart"/>
          </w:tcPr>
          <w:p w14:paraId="6374B909" w14:textId="77777777" w:rsidR="00AE3F54" w:rsidRDefault="00000000">
            <w:pPr>
              <w:rPr>
                <w:rFonts w:ascii="宋体" w:hAnsi="宋体" w:cs="宋体" w:hint="eastAsia"/>
                <w:spacing w:val="-4"/>
                <w:szCs w:val="21"/>
              </w:rPr>
            </w:pPr>
            <w:r>
              <w:rPr>
                <w:rFonts w:ascii="宋体" w:hAnsi="宋体" w:cs="宋体" w:hint="eastAsia"/>
                <w:szCs w:val="21"/>
              </w:rPr>
              <w:t>同上</w:t>
            </w:r>
          </w:p>
        </w:tc>
        <w:tc>
          <w:tcPr>
            <w:tcW w:w="1297" w:type="dxa"/>
          </w:tcPr>
          <w:p w14:paraId="4FB07068"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指标</w:t>
            </w:r>
          </w:p>
        </w:tc>
        <w:tc>
          <w:tcPr>
            <w:tcW w:w="1032" w:type="dxa"/>
          </w:tcPr>
          <w:p w14:paraId="15B8C510" w14:textId="77777777" w:rsidR="00AE3F54" w:rsidRDefault="00AE3F54">
            <w:pPr>
              <w:adjustRightInd w:val="0"/>
              <w:snapToGrid w:val="0"/>
              <w:rPr>
                <w:rFonts w:ascii="宋体" w:hAnsi="宋体" w:cs="宋体" w:hint="eastAsia"/>
                <w:spacing w:val="-4"/>
                <w:szCs w:val="21"/>
              </w:rPr>
            </w:pPr>
          </w:p>
        </w:tc>
        <w:tc>
          <w:tcPr>
            <w:tcW w:w="1259" w:type="dxa"/>
          </w:tcPr>
          <w:p w14:paraId="3FBECDDE" w14:textId="77777777" w:rsidR="00AE3F54" w:rsidRDefault="00AE3F54">
            <w:pPr>
              <w:adjustRightInd w:val="0"/>
              <w:snapToGrid w:val="0"/>
              <w:rPr>
                <w:rFonts w:ascii="宋体" w:hAnsi="宋体" w:cs="宋体" w:hint="eastAsia"/>
                <w:spacing w:val="-4"/>
                <w:szCs w:val="21"/>
              </w:rPr>
            </w:pPr>
          </w:p>
        </w:tc>
        <w:tc>
          <w:tcPr>
            <w:tcW w:w="1524" w:type="dxa"/>
          </w:tcPr>
          <w:p w14:paraId="36C77F11" w14:textId="77777777" w:rsidR="00AE3F54" w:rsidRDefault="00AE3F54">
            <w:pPr>
              <w:adjustRightInd w:val="0"/>
              <w:snapToGrid w:val="0"/>
              <w:rPr>
                <w:rFonts w:ascii="宋体" w:hAnsi="宋体" w:cs="宋体" w:hint="eastAsia"/>
                <w:spacing w:val="-4"/>
                <w:szCs w:val="21"/>
              </w:rPr>
            </w:pPr>
          </w:p>
        </w:tc>
        <w:tc>
          <w:tcPr>
            <w:tcW w:w="1399" w:type="dxa"/>
            <w:gridSpan w:val="2"/>
          </w:tcPr>
          <w:p w14:paraId="59499506" w14:textId="77777777" w:rsidR="00AE3F54" w:rsidRDefault="00AE3F54">
            <w:pPr>
              <w:adjustRightInd w:val="0"/>
              <w:snapToGrid w:val="0"/>
              <w:rPr>
                <w:rFonts w:ascii="宋体" w:hAnsi="宋体" w:cs="宋体" w:hint="eastAsia"/>
                <w:spacing w:val="-4"/>
                <w:szCs w:val="21"/>
              </w:rPr>
            </w:pPr>
          </w:p>
        </w:tc>
        <w:tc>
          <w:tcPr>
            <w:tcW w:w="837" w:type="dxa"/>
          </w:tcPr>
          <w:p w14:paraId="7F971D99" w14:textId="77777777" w:rsidR="00AE3F54" w:rsidRDefault="00AE3F54">
            <w:pPr>
              <w:adjustRightInd w:val="0"/>
              <w:snapToGrid w:val="0"/>
              <w:rPr>
                <w:rFonts w:ascii="宋体" w:hAnsi="宋体" w:cs="宋体" w:hint="eastAsia"/>
                <w:spacing w:val="-4"/>
                <w:szCs w:val="21"/>
              </w:rPr>
            </w:pPr>
          </w:p>
        </w:tc>
      </w:tr>
      <w:tr w:rsidR="00AE3F54" w14:paraId="15EAE43F" w14:textId="77777777">
        <w:trPr>
          <w:cantSplit/>
          <w:trHeight w:val="151"/>
          <w:jc w:val="center"/>
        </w:trPr>
        <w:tc>
          <w:tcPr>
            <w:tcW w:w="928" w:type="dxa"/>
            <w:vMerge/>
          </w:tcPr>
          <w:p w14:paraId="24E983EE" w14:textId="77777777" w:rsidR="00AE3F54" w:rsidRDefault="00AE3F54">
            <w:pPr>
              <w:rPr>
                <w:rFonts w:ascii="宋体" w:hAnsi="宋体" w:cs="宋体" w:hint="eastAsia"/>
                <w:spacing w:val="-4"/>
                <w:szCs w:val="21"/>
              </w:rPr>
            </w:pPr>
          </w:p>
        </w:tc>
        <w:tc>
          <w:tcPr>
            <w:tcW w:w="782" w:type="dxa"/>
            <w:vMerge/>
          </w:tcPr>
          <w:p w14:paraId="514CB319" w14:textId="77777777" w:rsidR="00AE3F54" w:rsidRDefault="00AE3F54">
            <w:pPr>
              <w:rPr>
                <w:rFonts w:ascii="宋体" w:hAnsi="宋体" w:cs="宋体" w:hint="eastAsia"/>
                <w:spacing w:val="-4"/>
                <w:szCs w:val="21"/>
              </w:rPr>
            </w:pPr>
          </w:p>
        </w:tc>
        <w:tc>
          <w:tcPr>
            <w:tcW w:w="822" w:type="dxa"/>
            <w:vMerge/>
          </w:tcPr>
          <w:p w14:paraId="116D95F1" w14:textId="77777777" w:rsidR="00AE3F54" w:rsidRDefault="00AE3F54">
            <w:pPr>
              <w:rPr>
                <w:rFonts w:ascii="宋体" w:hAnsi="宋体" w:cs="宋体" w:hint="eastAsia"/>
                <w:spacing w:val="-4"/>
                <w:szCs w:val="21"/>
              </w:rPr>
            </w:pPr>
          </w:p>
        </w:tc>
        <w:tc>
          <w:tcPr>
            <w:tcW w:w="5011" w:type="dxa"/>
            <w:gridSpan w:val="2"/>
            <w:vMerge/>
          </w:tcPr>
          <w:p w14:paraId="0C7BD069" w14:textId="77777777" w:rsidR="00AE3F54" w:rsidRDefault="00AE3F54">
            <w:pPr>
              <w:rPr>
                <w:rFonts w:ascii="宋体" w:hAnsi="宋体" w:cs="宋体" w:hint="eastAsia"/>
                <w:spacing w:val="-4"/>
                <w:szCs w:val="21"/>
              </w:rPr>
            </w:pPr>
          </w:p>
        </w:tc>
        <w:tc>
          <w:tcPr>
            <w:tcW w:w="1297" w:type="dxa"/>
          </w:tcPr>
          <w:p w14:paraId="7489DDF3" w14:textId="77777777" w:rsidR="00AE3F54" w:rsidRDefault="00000000">
            <w:pPr>
              <w:adjustRightInd w:val="0"/>
              <w:snapToGrid w:val="0"/>
              <w:jc w:val="center"/>
              <w:rPr>
                <w:rFonts w:ascii="宋体" w:hAnsi="宋体" w:cs="宋体" w:hint="eastAsia"/>
                <w:spacing w:val="-4"/>
                <w:szCs w:val="21"/>
              </w:rPr>
            </w:pPr>
            <w:r>
              <w:rPr>
                <w:rFonts w:ascii="宋体" w:hAnsi="宋体" w:cs="宋体" w:hint="eastAsia"/>
                <w:spacing w:val="-4"/>
                <w:szCs w:val="21"/>
              </w:rPr>
              <w:t>……</w:t>
            </w:r>
          </w:p>
        </w:tc>
        <w:tc>
          <w:tcPr>
            <w:tcW w:w="1032" w:type="dxa"/>
          </w:tcPr>
          <w:p w14:paraId="772368CA" w14:textId="77777777" w:rsidR="00AE3F54" w:rsidRDefault="00AE3F54">
            <w:pPr>
              <w:adjustRightInd w:val="0"/>
              <w:snapToGrid w:val="0"/>
              <w:rPr>
                <w:rFonts w:ascii="宋体" w:hAnsi="宋体" w:cs="宋体" w:hint="eastAsia"/>
                <w:spacing w:val="-4"/>
                <w:szCs w:val="21"/>
              </w:rPr>
            </w:pPr>
          </w:p>
        </w:tc>
        <w:tc>
          <w:tcPr>
            <w:tcW w:w="1259" w:type="dxa"/>
          </w:tcPr>
          <w:p w14:paraId="226AE912" w14:textId="77777777" w:rsidR="00AE3F54" w:rsidRDefault="00AE3F54">
            <w:pPr>
              <w:adjustRightInd w:val="0"/>
              <w:snapToGrid w:val="0"/>
              <w:rPr>
                <w:rFonts w:ascii="宋体" w:hAnsi="宋体" w:cs="宋体" w:hint="eastAsia"/>
                <w:spacing w:val="-4"/>
                <w:szCs w:val="21"/>
              </w:rPr>
            </w:pPr>
          </w:p>
        </w:tc>
        <w:tc>
          <w:tcPr>
            <w:tcW w:w="1524" w:type="dxa"/>
          </w:tcPr>
          <w:p w14:paraId="68D9C665" w14:textId="77777777" w:rsidR="00AE3F54" w:rsidRDefault="00AE3F54">
            <w:pPr>
              <w:adjustRightInd w:val="0"/>
              <w:snapToGrid w:val="0"/>
              <w:rPr>
                <w:rFonts w:ascii="宋体" w:hAnsi="宋体" w:cs="宋体" w:hint="eastAsia"/>
                <w:spacing w:val="-4"/>
                <w:szCs w:val="21"/>
              </w:rPr>
            </w:pPr>
          </w:p>
        </w:tc>
        <w:tc>
          <w:tcPr>
            <w:tcW w:w="1399" w:type="dxa"/>
            <w:gridSpan w:val="2"/>
          </w:tcPr>
          <w:p w14:paraId="141946CA" w14:textId="77777777" w:rsidR="00AE3F54" w:rsidRDefault="00AE3F54">
            <w:pPr>
              <w:adjustRightInd w:val="0"/>
              <w:snapToGrid w:val="0"/>
              <w:rPr>
                <w:rFonts w:ascii="宋体" w:hAnsi="宋体" w:cs="宋体" w:hint="eastAsia"/>
                <w:spacing w:val="-4"/>
                <w:szCs w:val="21"/>
              </w:rPr>
            </w:pPr>
          </w:p>
        </w:tc>
        <w:tc>
          <w:tcPr>
            <w:tcW w:w="837" w:type="dxa"/>
          </w:tcPr>
          <w:p w14:paraId="6AA82F1D" w14:textId="77777777" w:rsidR="00AE3F54" w:rsidRDefault="00AE3F54">
            <w:pPr>
              <w:adjustRightInd w:val="0"/>
              <w:snapToGrid w:val="0"/>
              <w:rPr>
                <w:rFonts w:ascii="宋体" w:hAnsi="宋体" w:cs="宋体" w:hint="eastAsia"/>
                <w:spacing w:val="-4"/>
                <w:szCs w:val="21"/>
              </w:rPr>
            </w:pPr>
          </w:p>
        </w:tc>
      </w:tr>
      <w:tr w:rsidR="00AE3F54" w14:paraId="02580EE0" w14:textId="77777777">
        <w:trPr>
          <w:trHeight w:val="528"/>
          <w:jc w:val="center"/>
        </w:trPr>
        <w:tc>
          <w:tcPr>
            <w:tcW w:w="928" w:type="dxa"/>
            <w:vMerge w:val="restart"/>
            <w:vAlign w:val="center"/>
          </w:tcPr>
          <w:p w14:paraId="79EA068E"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科技报告考核指标</w:t>
            </w:r>
          </w:p>
        </w:tc>
        <w:tc>
          <w:tcPr>
            <w:tcW w:w="1604" w:type="dxa"/>
            <w:gridSpan w:val="2"/>
            <w:vAlign w:val="center"/>
          </w:tcPr>
          <w:p w14:paraId="0ABEAB4D"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序号</w:t>
            </w:r>
          </w:p>
        </w:tc>
        <w:tc>
          <w:tcPr>
            <w:tcW w:w="5011" w:type="dxa"/>
            <w:gridSpan w:val="2"/>
            <w:vAlign w:val="center"/>
          </w:tcPr>
          <w:p w14:paraId="18B9621D"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报告类型</w:t>
            </w:r>
          </w:p>
        </w:tc>
        <w:tc>
          <w:tcPr>
            <w:tcW w:w="1297" w:type="dxa"/>
            <w:vAlign w:val="center"/>
          </w:tcPr>
          <w:p w14:paraId="1C2E97E5"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数量</w:t>
            </w:r>
          </w:p>
        </w:tc>
        <w:tc>
          <w:tcPr>
            <w:tcW w:w="4449" w:type="dxa"/>
            <w:gridSpan w:val="4"/>
            <w:vAlign w:val="center"/>
          </w:tcPr>
          <w:p w14:paraId="40763106"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提交时间</w:t>
            </w:r>
          </w:p>
        </w:tc>
        <w:tc>
          <w:tcPr>
            <w:tcW w:w="1602" w:type="dxa"/>
            <w:gridSpan w:val="2"/>
            <w:vAlign w:val="center"/>
          </w:tcPr>
          <w:p w14:paraId="2FAC6529" w14:textId="77777777" w:rsidR="00AE3F54" w:rsidRDefault="00000000">
            <w:pPr>
              <w:adjustRightInd w:val="0"/>
              <w:snapToGrid w:val="0"/>
              <w:jc w:val="center"/>
              <w:rPr>
                <w:rFonts w:ascii="宋体" w:hAnsi="宋体" w:cs="宋体" w:hint="eastAsia"/>
                <w:b/>
                <w:spacing w:val="-4"/>
                <w:szCs w:val="21"/>
              </w:rPr>
            </w:pPr>
            <w:r>
              <w:rPr>
                <w:rFonts w:ascii="宋体" w:hAnsi="宋体" w:cs="宋体" w:hint="eastAsia"/>
                <w:b/>
                <w:spacing w:val="-4"/>
                <w:szCs w:val="21"/>
              </w:rPr>
              <w:t>公开类别及时限</w:t>
            </w:r>
          </w:p>
        </w:tc>
      </w:tr>
      <w:tr w:rsidR="00AE3F54" w14:paraId="77704796" w14:textId="77777777">
        <w:trPr>
          <w:trHeight w:val="430"/>
          <w:jc w:val="center"/>
        </w:trPr>
        <w:tc>
          <w:tcPr>
            <w:tcW w:w="928" w:type="dxa"/>
            <w:vMerge/>
            <w:vAlign w:val="center"/>
          </w:tcPr>
          <w:p w14:paraId="5C6C16EC" w14:textId="77777777" w:rsidR="00AE3F54" w:rsidRDefault="00AE3F54">
            <w:pPr>
              <w:adjustRightInd w:val="0"/>
              <w:snapToGrid w:val="0"/>
              <w:jc w:val="center"/>
              <w:rPr>
                <w:rFonts w:ascii="宋体" w:hAnsi="宋体" w:cs="宋体" w:hint="eastAsia"/>
                <w:spacing w:val="-4"/>
                <w:szCs w:val="21"/>
              </w:rPr>
            </w:pPr>
          </w:p>
        </w:tc>
        <w:tc>
          <w:tcPr>
            <w:tcW w:w="1604" w:type="dxa"/>
            <w:gridSpan w:val="2"/>
            <w:vAlign w:val="center"/>
          </w:tcPr>
          <w:p w14:paraId="255C351B" w14:textId="77777777" w:rsidR="00AE3F54" w:rsidRDefault="00AE3F54">
            <w:pPr>
              <w:adjustRightInd w:val="0"/>
              <w:snapToGrid w:val="0"/>
              <w:jc w:val="center"/>
              <w:rPr>
                <w:rFonts w:ascii="宋体" w:hAnsi="宋体" w:cs="宋体" w:hint="eastAsia"/>
                <w:spacing w:val="-4"/>
                <w:szCs w:val="21"/>
              </w:rPr>
            </w:pPr>
          </w:p>
        </w:tc>
        <w:tc>
          <w:tcPr>
            <w:tcW w:w="5011" w:type="dxa"/>
            <w:gridSpan w:val="2"/>
            <w:vAlign w:val="center"/>
          </w:tcPr>
          <w:p w14:paraId="1D90E113" w14:textId="77777777" w:rsidR="00AE3F54" w:rsidRDefault="00AE3F54">
            <w:pPr>
              <w:adjustRightInd w:val="0"/>
              <w:snapToGrid w:val="0"/>
              <w:jc w:val="center"/>
              <w:rPr>
                <w:rFonts w:ascii="宋体" w:hAnsi="宋体" w:cs="宋体" w:hint="eastAsia"/>
                <w:spacing w:val="-4"/>
                <w:szCs w:val="21"/>
              </w:rPr>
            </w:pPr>
          </w:p>
        </w:tc>
        <w:tc>
          <w:tcPr>
            <w:tcW w:w="1297" w:type="dxa"/>
            <w:vAlign w:val="center"/>
          </w:tcPr>
          <w:p w14:paraId="193E14BF" w14:textId="77777777" w:rsidR="00AE3F54" w:rsidRDefault="00AE3F54">
            <w:pPr>
              <w:adjustRightInd w:val="0"/>
              <w:snapToGrid w:val="0"/>
              <w:jc w:val="center"/>
              <w:rPr>
                <w:rFonts w:ascii="宋体" w:hAnsi="宋体" w:cs="宋体" w:hint="eastAsia"/>
                <w:spacing w:val="-4"/>
                <w:szCs w:val="21"/>
              </w:rPr>
            </w:pPr>
          </w:p>
        </w:tc>
        <w:tc>
          <w:tcPr>
            <w:tcW w:w="4449" w:type="dxa"/>
            <w:gridSpan w:val="4"/>
            <w:vAlign w:val="center"/>
          </w:tcPr>
          <w:p w14:paraId="66F14C72" w14:textId="77777777" w:rsidR="00AE3F54" w:rsidRDefault="00AE3F54">
            <w:pPr>
              <w:adjustRightInd w:val="0"/>
              <w:snapToGrid w:val="0"/>
              <w:jc w:val="center"/>
              <w:rPr>
                <w:rFonts w:ascii="宋体" w:hAnsi="宋体" w:cs="宋体" w:hint="eastAsia"/>
                <w:spacing w:val="-4"/>
                <w:szCs w:val="21"/>
              </w:rPr>
            </w:pPr>
          </w:p>
        </w:tc>
        <w:tc>
          <w:tcPr>
            <w:tcW w:w="1602" w:type="dxa"/>
            <w:gridSpan w:val="2"/>
            <w:vAlign w:val="center"/>
          </w:tcPr>
          <w:p w14:paraId="5E4B0242" w14:textId="77777777" w:rsidR="00AE3F54" w:rsidRDefault="00AE3F54">
            <w:pPr>
              <w:adjustRightInd w:val="0"/>
              <w:snapToGrid w:val="0"/>
              <w:jc w:val="center"/>
              <w:rPr>
                <w:rFonts w:ascii="宋体" w:hAnsi="宋体" w:cs="宋体" w:hint="eastAsia"/>
                <w:spacing w:val="-4"/>
                <w:szCs w:val="21"/>
              </w:rPr>
            </w:pPr>
          </w:p>
        </w:tc>
      </w:tr>
      <w:tr w:rsidR="00AE3F54" w14:paraId="08A9025A" w14:textId="77777777">
        <w:trPr>
          <w:trHeight w:val="430"/>
          <w:jc w:val="center"/>
        </w:trPr>
        <w:tc>
          <w:tcPr>
            <w:tcW w:w="3154" w:type="dxa"/>
            <w:gridSpan w:val="4"/>
            <w:vAlign w:val="center"/>
          </w:tcPr>
          <w:p w14:paraId="2F7000DC" w14:textId="77777777" w:rsidR="00AE3F54" w:rsidRDefault="00000000">
            <w:pPr>
              <w:adjustRightInd w:val="0"/>
              <w:snapToGrid w:val="0"/>
              <w:jc w:val="left"/>
              <w:rPr>
                <w:rFonts w:ascii="宋体" w:hAnsi="宋体" w:cs="宋体" w:hint="eastAsia"/>
                <w:spacing w:val="-4"/>
                <w:szCs w:val="21"/>
              </w:rPr>
            </w:pPr>
            <w:r>
              <w:rPr>
                <w:rFonts w:ascii="宋体" w:hAnsi="宋体" w:cs="宋体" w:hint="eastAsia"/>
                <w:spacing w:val="-4"/>
                <w:szCs w:val="21"/>
              </w:rPr>
              <w:t>其他目标与考核指标完成情况</w:t>
            </w:r>
          </w:p>
        </w:tc>
        <w:tc>
          <w:tcPr>
            <w:tcW w:w="11737" w:type="dxa"/>
            <w:gridSpan w:val="8"/>
            <w:vAlign w:val="center"/>
          </w:tcPr>
          <w:p w14:paraId="60B9F3F2" w14:textId="77777777" w:rsidR="00AE3F54" w:rsidRDefault="00AE3F54">
            <w:pPr>
              <w:adjustRightInd w:val="0"/>
              <w:snapToGrid w:val="0"/>
              <w:jc w:val="left"/>
              <w:rPr>
                <w:rFonts w:ascii="宋体" w:hAnsi="宋体" w:cs="宋体" w:hint="eastAsia"/>
                <w:spacing w:val="-4"/>
                <w:szCs w:val="21"/>
              </w:rPr>
            </w:pPr>
          </w:p>
        </w:tc>
      </w:tr>
    </w:tbl>
    <w:p w14:paraId="0DE8D740" w14:textId="77777777" w:rsidR="00AE3F54" w:rsidRDefault="00AE3F54">
      <w:pPr>
        <w:rPr>
          <w:rFonts w:ascii="宋体" w:hAnsi="宋体" w:hint="eastAsia"/>
          <w:sz w:val="20"/>
          <w:szCs w:val="20"/>
        </w:rPr>
      </w:pPr>
    </w:p>
    <w:p w14:paraId="1596237F" w14:textId="77777777" w:rsidR="00AE3F54" w:rsidRDefault="00AE3F54">
      <w:pPr>
        <w:rPr>
          <w:rFonts w:ascii="仿宋_GB2312" w:eastAsia="仿宋_GB2312" w:hAnsi="宋体" w:hint="eastAsia"/>
          <w:sz w:val="24"/>
        </w:rPr>
      </w:pPr>
    </w:p>
    <w:p w14:paraId="439FDA3C" w14:textId="77777777" w:rsidR="00AE3F54" w:rsidRDefault="00AE3F54">
      <w:pPr>
        <w:rPr>
          <w:rFonts w:ascii="仿宋_GB2312" w:eastAsia="仿宋_GB2312" w:hAnsi="宋体" w:hint="eastAsia"/>
          <w:sz w:val="24"/>
        </w:rPr>
      </w:pPr>
    </w:p>
    <w:p w14:paraId="7F79F882" w14:textId="77777777" w:rsidR="00AE3F54" w:rsidRDefault="00AE3F54">
      <w:pPr>
        <w:rPr>
          <w:rFonts w:ascii="仿宋_GB2312" w:eastAsia="仿宋_GB2312" w:hAnsi="宋体" w:hint="eastAsia"/>
          <w:sz w:val="24"/>
        </w:rPr>
      </w:pPr>
    </w:p>
    <w:p w14:paraId="6714F4C2" w14:textId="77777777" w:rsidR="00AE3F54" w:rsidRDefault="00AE3F54">
      <w:pPr>
        <w:rPr>
          <w:rFonts w:ascii="仿宋_GB2312" w:eastAsia="仿宋_GB2312" w:hAnsi="宋体" w:hint="eastAsia"/>
          <w:sz w:val="24"/>
        </w:rPr>
      </w:pPr>
    </w:p>
    <w:p w14:paraId="19EF05E6" w14:textId="77777777" w:rsidR="00AE3F54" w:rsidRDefault="00AE3F54">
      <w:pPr>
        <w:rPr>
          <w:rFonts w:ascii="仿宋_GB2312" w:eastAsia="仿宋_GB2312" w:hAnsi="宋体" w:hint="eastAsia"/>
          <w:sz w:val="24"/>
        </w:rPr>
      </w:pPr>
    </w:p>
    <w:p w14:paraId="415431CC" w14:textId="77777777" w:rsidR="00AE3F54" w:rsidRDefault="00AE3F54">
      <w:pPr>
        <w:rPr>
          <w:rFonts w:ascii="仿宋_GB2312" w:eastAsia="仿宋_GB2312" w:hAnsi="宋体" w:hint="eastAsia"/>
          <w:sz w:val="24"/>
        </w:rPr>
        <w:sectPr w:rsidR="00AE3F54">
          <w:pgSz w:w="16840" w:h="11907" w:orient="landscape"/>
          <w:pgMar w:top="1418" w:right="1701" w:bottom="1418" w:left="1418" w:header="851" w:footer="1043" w:gutter="0"/>
          <w:cols w:space="720"/>
          <w:titlePg/>
          <w:docGrid w:linePitch="312"/>
        </w:sectPr>
      </w:pPr>
    </w:p>
    <w:p w14:paraId="7878B20D" w14:textId="77777777" w:rsidR="00AE3F54" w:rsidRDefault="00000000">
      <w:pPr>
        <w:spacing w:line="400" w:lineRule="exact"/>
        <w:rPr>
          <w:rFonts w:ascii="宋体" w:hAnsi="宋体" w:hint="eastAsia"/>
          <w:sz w:val="20"/>
          <w:szCs w:val="20"/>
        </w:rPr>
      </w:pPr>
      <w:r>
        <w:rPr>
          <w:rFonts w:ascii="宋体" w:hAnsi="宋体" w:hint="eastAsia"/>
          <w:sz w:val="20"/>
          <w:szCs w:val="20"/>
        </w:rPr>
        <w:lastRenderedPageBreak/>
        <w:t>备注：</w:t>
      </w:r>
    </w:p>
    <w:p w14:paraId="413ECE0E" w14:textId="77777777" w:rsidR="00AE3F54" w:rsidRDefault="00000000">
      <w:pPr>
        <w:spacing w:line="400" w:lineRule="exact"/>
        <w:ind w:left="201" w:hangingChars="100" w:hanging="201"/>
        <w:rPr>
          <w:rFonts w:ascii="宋体" w:hAnsi="宋体" w:hint="eastAsia"/>
          <w:sz w:val="20"/>
          <w:szCs w:val="20"/>
        </w:rPr>
      </w:pPr>
      <w:r>
        <w:rPr>
          <w:rFonts w:ascii="宋体" w:hAnsi="宋体" w:cs="宋体" w:hint="eastAsia"/>
          <w:b/>
          <w:sz w:val="20"/>
          <w:szCs w:val="20"/>
        </w:rPr>
        <w:t>1.“项目目标”</w:t>
      </w:r>
      <w:r>
        <w:rPr>
          <w:rFonts w:ascii="宋体" w:hAnsi="宋体" w:cs="宋体" w:hint="eastAsia"/>
          <w:sz w:val="20"/>
          <w:szCs w:val="20"/>
        </w:rPr>
        <w:t>，应从以下方面明确描述：（1）项目研发主要针对什么问题和需求；（2）将要解决哪些科学问题、突破哪些核心/共性/关键技术；（3）预期成果；（4）成果将以何种方式应用在哪些领域/行业/重大工程等，并拟在科技、经济、社会、环境或国防安全等方面发挥何种的作用和影响。</w:t>
      </w:r>
    </w:p>
    <w:p w14:paraId="6C1AD160" w14:textId="77777777" w:rsidR="00AE3F54" w:rsidRDefault="00000000">
      <w:pPr>
        <w:pStyle w:val="a7"/>
        <w:adjustRightInd w:val="0"/>
        <w:spacing w:line="400" w:lineRule="exact"/>
        <w:ind w:left="201" w:hangingChars="100" w:hanging="201"/>
        <w:rPr>
          <w:rFonts w:ascii="宋体" w:hAnsi="宋体" w:hint="eastAsia"/>
          <w:sz w:val="20"/>
          <w:szCs w:val="20"/>
        </w:rPr>
      </w:pPr>
      <w:r>
        <w:rPr>
          <w:rFonts w:ascii="宋体" w:hAnsi="宋体" w:hint="eastAsia"/>
          <w:b/>
          <w:sz w:val="20"/>
          <w:szCs w:val="20"/>
        </w:rPr>
        <w:t>2.“考核指标”</w:t>
      </w:r>
      <w:r>
        <w:rPr>
          <w:rFonts w:ascii="宋体" w:hAnsi="宋体" w:hint="eastAsia"/>
          <w:sz w:val="20"/>
          <w:szCs w:val="20"/>
        </w:rPr>
        <w:t>，指相应成果的数量指标、技术指标、质量指标、应用指标和产业化指标等，其中，数量指标可以为论文、专利、产品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项目完成时要到达的指标值/状态，以及立项时重点国别指标值/状态。同时，考核指标也应包括支撑和服务其他重大科研、经济、社会发展、生态环境、科学普及需求等方面的直接和间接效益。如对国家重大工程、社会民生发展等提供了关键技术支撑，成果转让并带动了环境改善、实现了销售收入等。若某项成果属于开创性的成果，立项时已有指标值/状态可填写“无”,若某项成果在立项时已有指标值/状态难以界定，则可填写“/”。</w:t>
      </w:r>
    </w:p>
    <w:p w14:paraId="55A51E54" w14:textId="77777777" w:rsidR="00AE3F54" w:rsidRDefault="00000000">
      <w:pPr>
        <w:pStyle w:val="a7"/>
        <w:spacing w:line="400" w:lineRule="exact"/>
        <w:rPr>
          <w:rFonts w:ascii="宋体" w:hAnsi="宋体" w:hint="eastAsia"/>
          <w:sz w:val="20"/>
          <w:szCs w:val="20"/>
        </w:rPr>
      </w:pPr>
      <w:r>
        <w:rPr>
          <w:rFonts w:ascii="宋体" w:hAnsi="宋体" w:hint="eastAsia"/>
          <w:b/>
          <w:sz w:val="20"/>
          <w:szCs w:val="20"/>
        </w:rPr>
        <w:t>3.“中期指标”，</w:t>
      </w:r>
      <w:r>
        <w:rPr>
          <w:rFonts w:ascii="宋体" w:hAnsi="宋体" w:hint="eastAsia"/>
          <w:sz w:val="20"/>
          <w:szCs w:val="20"/>
        </w:rPr>
        <w:t>各项目根据管理特点，确定是否填写，阶段目标明确的项目应填写中期指标。</w:t>
      </w:r>
    </w:p>
    <w:p w14:paraId="385A9B5A" w14:textId="77777777" w:rsidR="00AE3F54" w:rsidRDefault="00000000">
      <w:pPr>
        <w:spacing w:line="400" w:lineRule="exact"/>
        <w:jc w:val="left"/>
        <w:rPr>
          <w:rFonts w:ascii="宋体" w:hAnsi="宋体" w:hint="eastAsia"/>
          <w:sz w:val="20"/>
          <w:szCs w:val="20"/>
        </w:rPr>
      </w:pPr>
      <w:r>
        <w:rPr>
          <w:rFonts w:ascii="宋体" w:hAnsi="宋体" w:hint="eastAsia"/>
          <w:b/>
          <w:sz w:val="20"/>
          <w:szCs w:val="20"/>
        </w:rPr>
        <w:t>4.“考核方式方法”</w:t>
      </w:r>
      <w:r>
        <w:rPr>
          <w:rFonts w:ascii="宋体" w:hAnsi="宋体" w:hint="eastAsia"/>
          <w:sz w:val="20"/>
          <w:szCs w:val="20"/>
        </w:rPr>
        <w:t>，应提出符合相关研究成果与指标的具体考核技术方法、测算方法等。</w:t>
      </w:r>
    </w:p>
    <w:p w14:paraId="5428ABB9" w14:textId="77777777" w:rsidR="00AE3F54" w:rsidRDefault="00000000">
      <w:pPr>
        <w:spacing w:line="400" w:lineRule="exact"/>
        <w:ind w:left="201" w:hangingChars="100" w:hanging="201"/>
        <w:jc w:val="left"/>
        <w:rPr>
          <w:rFonts w:ascii="宋体" w:hAnsi="宋体" w:hint="eastAsia"/>
          <w:sz w:val="20"/>
          <w:szCs w:val="20"/>
        </w:rPr>
      </w:pPr>
      <w:r>
        <w:rPr>
          <w:rFonts w:ascii="宋体" w:hAnsi="宋体" w:hint="eastAsia"/>
          <w:b/>
          <w:sz w:val="20"/>
          <w:szCs w:val="20"/>
        </w:rPr>
        <w:t>5.“科技报告类型”，</w:t>
      </w:r>
      <w:r>
        <w:rPr>
          <w:rFonts w:ascii="宋体" w:hAnsi="宋体" w:hint="eastAsia"/>
          <w:sz w:val="20"/>
          <w:szCs w:val="20"/>
        </w:rPr>
        <w:t>包括项目综合绩效评价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前应撰写一份最终科技报告；研究期限超过2年（含2年）的项目，应根据管理要求，每年撰写一份年度技术进展报告；每个项目可根据研究内容、期限和经费强度，撰写数量不等的专题科技报告。科技报告应按国家标准规定的格式撰写。</w:t>
      </w:r>
    </w:p>
    <w:p w14:paraId="273FB520" w14:textId="77777777" w:rsidR="00AE3F54" w:rsidRDefault="00000000">
      <w:pPr>
        <w:spacing w:line="400" w:lineRule="exact"/>
        <w:ind w:left="201" w:hangingChars="100" w:hanging="201"/>
        <w:jc w:val="left"/>
        <w:rPr>
          <w:rFonts w:ascii="宋体" w:hAnsi="宋体" w:hint="eastAsia"/>
          <w:sz w:val="20"/>
          <w:szCs w:val="20"/>
        </w:rPr>
      </w:pPr>
      <w:r>
        <w:rPr>
          <w:rFonts w:ascii="宋体" w:hAnsi="宋体" w:hint="eastAsia"/>
          <w:b/>
          <w:bCs/>
          <w:sz w:val="20"/>
          <w:szCs w:val="20"/>
        </w:rPr>
        <w:t>6.“公开类别及时限”，</w:t>
      </w:r>
      <w:r>
        <w:rPr>
          <w:rFonts w:ascii="宋体" w:hAnsi="宋体" w:hint="eastAsia"/>
          <w:sz w:val="20"/>
          <w:szCs w:val="20"/>
        </w:rPr>
        <w:t>公开项目科技报告分为公开或延期公开，内容需要发表论文、申请专利、出版专著或涉及技术诀窍的，可标注为“延期公开”。需要发表论文的，延期公开时限原则上在2年（含2年）以内；需要申请专利、出版专著的，延期公开时限原则上在3年（含3年）以内；涉及技术诀窍的，延期公开时限原则上在5年（含5年）以内。涉密项目科技报告按照有关规定管理。</w:t>
      </w:r>
    </w:p>
    <w:p w14:paraId="6894D5E6" w14:textId="77777777" w:rsidR="00AE3F54" w:rsidRDefault="00AE3F54">
      <w:pPr>
        <w:spacing w:line="360" w:lineRule="auto"/>
        <w:jc w:val="left"/>
        <w:rPr>
          <w:rFonts w:ascii="黑体" w:eastAsia="黑体" w:hAnsi="黑体" w:cs="宋体" w:hint="eastAsia"/>
          <w:bCs/>
          <w:sz w:val="28"/>
          <w:szCs w:val="28"/>
        </w:rPr>
        <w:sectPr w:rsidR="00AE3F54">
          <w:pgSz w:w="11907" w:h="16840"/>
          <w:pgMar w:top="1418" w:right="1418" w:bottom="1701" w:left="1418" w:header="851" w:footer="1043" w:gutter="0"/>
          <w:cols w:space="720"/>
          <w:titlePg/>
          <w:docGrid w:linePitch="312"/>
        </w:sectPr>
      </w:pPr>
    </w:p>
    <w:p w14:paraId="77B80F3D"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lastRenderedPageBreak/>
        <w:t>（三）项目成果的呈现形式及描述</w:t>
      </w:r>
    </w:p>
    <w:p w14:paraId="596471C6" w14:textId="77777777" w:rsidR="00AE3F54" w:rsidRDefault="00000000">
      <w:pPr>
        <w:spacing w:line="360" w:lineRule="auto"/>
        <w:jc w:val="left"/>
        <w:rPr>
          <w:rFonts w:ascii="宋体" w:hAnsi="宋体" w:cs="宋体" w:hint="eastAsia"/>
          <w:b/>
          <w:bCs/>
          <w:sz w:val="28"/>
          <w:szCs w:val="28"/>
        </w:rPr>
      </w:pPr>
      <w:r>
        <w:rPr>
          <w:rFonts w:ascii="宋体" w:hAnsi="宋体" w:cs="宋体" w:hint="eastAsia"/>
          <w:sz w:val="24"/>
        </w:rPr>
        <w:t>按照“技术有创新、产品有形态、应用有效益”要求明确项目标志性成果（不超过3项），限1000字以内。</w:t>
      </w:r>
    </w:p>
    <w:p w14:paraId="7CF5244B" w14:textId="77777777" w:rsidR="00AE3F54" w:rsidRDefault="00AE3F54">
      <w:pPr>
        <w:spacing w:line="360" w:lineRule="auto"/>
        <w:jc w:val="left"/>
        <w:rPr>
          <w:rFonts w:ascii="宋体" w:hAnsi="宋体" w:hint="eastAsia"/>
          <w:sz w:val="24"/>
        </w:rPr>
      </w:pPr>
    </w:p>
    <w:p w14:paraId="20A554BE"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(各单位切合自身负责的子课题，明确项目标志性成果，撰写200-300字)</w:t>
      </w:r>
    </w:p>
    <w:p w14:paraId="5455DB90" w14:textId="77777777" w:rsidR="00AE3F54" w:rsidRDefault="00AE3F54">
      <w:pPr>
        <w:pStyle w:val="a0"/>
      </w:pPr>
    </w:p>
    <w:p w14:paraId="0DD0A46A" w14:textId="77777777" w:rsidR="00AE3F54" w:rsidRDefault="00000000">
      <w:pPr>
        <w:spacing w:line="360" w:lineRule="auto"/>
        <w:jc w:val="left"/>
        <w:rPr>
          <w:sz w:val="24"/>
        </w:rPr>
      </w:pPr>
      <w:r>
        <w:rPr>
          <w:rFonts w:hint="eastAsia"/>
          <w:sz w:val="24"/>
        </w:rPr>
        <w:t>子课题：基于通感基站的低空目标实时定位与跟踪</w:t>
      </w:r>
    </w:p>
    <w:p w14:paraId="2A219A5D" w14:textId="77777777" w:rsidR="00AE3F54" w:rsidRDefault="00AE3F54">
      <w:pPr>
        <w:spacing w:line="360" w:lineRule="auto"/>
        <w:jc w:val="left"/>
        <w:rPr>
          <w:sz w:val="24"/>
        </w:rPr>
      </w:pPr>
    </w:p>
    <w:p w14:paraId="2C0F19B9" w14:textId="77777777" w:rsidR="00AE3F54" w:rsidRDefault="00000000">
      <w:pPr>
        <w:spacing w:line="360" w:lineRule="auto"/>
        <w:jc w:val="left"/>
        <w:rPr>
          <w:sz w:val="24"/>
        </w:rPr>
      </w:pPr>
      <w:r>
        <w:rPr>
          <w:rFonts w:hint="eastAsia"/>
          <w:sz w:val="24"/>
        </w:rPr>
        <w:t xml:space="preserve">1. </w:t>
      </w:r>
      <w:r>
        <w:rPr>
          <w:rFonts w:hint="eastAsia"/>
          <w:sz w:val="24"/>
        </w:rPr>
        <w:t>理论方法成果</w:t>
      </w:r>
    </w:p>
    <w:p w14:paraId="17607A43" w14:textId="77777777" w:rsidR="00AE3F54" w:rsidRDefault="00000000">
      <w:pPr>
        <w:spacing w:line="360" w:lineRule="auto"/>
        <w:jc w:val="left"/>
        <w:rPr>
          <w:sz w:val="24"/>
        </w:rPr>
      </w:pPr>
      <w:r>
        <w:rPr>
          <w:rFonts w:hint="eastAsia"/>
          <w:sz w:val="24"/>
        </w:rPr>
        <w:t xml:space="preserve">- </w:t>
      </w:r>
      <w:r>
        <w:rPr>
          <w:rFonts w:hint="eastAsia"/>
          <w:sz w:val="24"/>
        </w:rPr>
        <w:t>通感信号融合定位理论：包括单站雷达与通信信号的联合处理模型、高精度定位几何理论。</w:t>
      </w:r>
    </w:p>
    <w:p w14:paraId="443DA5BA" w14:textId="77777777" w:rsidR="00AE3F54" w:rsidRDefault="00000000">
      <w:pPr>
        <w:spacing w:line="360" w:lineRule="auto"/>
        <w:jc w:val="left"/>
        <w:rPr>
          <w:sz w:val="24"/>
        </w:rPr>
      </w:pPr>
      <w:r>
        <w:rPr>
          <w:rFonts w:hint="eastAsia"/>
          <w:sz w:val="24"/>
        </w:rPr>
        <w:t xml:space="preserve">- </w:t>
      </w:r>
      <w:r>
        <w:rPr>
          <w:rFonts w:hint="eastAsia"/>
          <w:sz w:val="24"/>
        </w:rPr>
        <w:t>自适应跟踪与状态估计理论：包括面向机动目标的交互式多模型理论、非线性状态估计算法。</w:t>
      </w:r>
    </w:p>
    <w:p w14:paraId="3FAAD158" w14:textId="77777777" w:rsidR="00AE3F54" w:rsidRDefault="00000000">
      <w:pPr>
        <w:spacing w:line="360" w:lineRule="auto"/>
        <w:jc w:val="left"/>
        <w:rPr>
          <w:sz w:val="24"/>
        </w:rPr>
      </w:pPr>
      <w:r>
        <w:rPr>
          <w:rFonts w:hint="eastAsia"/>
          <w:sz w:val="24"/>
        </w:rPr>
        <w:t xml:space="preserve">- </w:t>
      </w:r>
      <w:r>
        <w:rPr>
          <w:rFonts w:hint="eastAsia"/>
          <w:sz w:val="24"/>
        </w:rPr>
        <w:t>低空环境误差补偿理论：包括多径与大气折射误差建模、在线估计与补偿方法。</w:t>
      </w:r>
    </w:p>
    <w:p w14:paraId="34B34A3A" w14:textId="77777777" w:rsidR="00AE3F54" w:rsidRDefault="00000000">
      <w:pPr>
        <w:spacing w:line="360" w:lineRule="auto"/>
        <w:jc w:val="left"/>
        <w:rPr>
          <w:sz w:val="24"/>
        </w:rPr>
      </w:pPr>
      <w:r>
        <w:rPr>
          <w:rFonts w:hint="eastAsia"/>
          <w:sz w:val="24"/>
        </w:rPr>
        <w:t xml:space="preserve">2. </w:t>
      </w:r>
      <w:r>
        <w:rPr>
          <w:rFonts w:hint="eastAsia"/>
          <w:sz w:val="24"/>
        </w:rPr>
        <w:t>关键技术成果</w:t>
      </w:r>
    </w:p>
    <w:p w14:paraId="11736A7C" w14:textId="77777777" w:rsidR="00AE3F54" w:rsidRDefault="00000000">
      <w:pPr>
        <w:spacing w:line="360" w:lineRule="auto"/>
        <w:jc w:val="left"/>
        <w:rPr>
          <w:sz w:val="24"/>
        </w:rPr>
      </w:pPr>
      <w:r>
        <w:rPr>
          <w:rFonts w:hint="eastAsia"/>
          <w:sz w:val="24"/>
        </w:rPr>
        <w:t xml:space="preserve">- </w:t>
      </w:r>
      <w:r>
        <w:rPr>
          <w:rFonts w:hint="eastAsia"/>
          <w:sz w:val="24"/>
        </w:rPr>
        <w:t>单站多源信号高精度定位技术：提出</w:t>
      </w:r>
      <w:r>
        <w:rPr>
          <w:rFonts w:hint="eastAsia"/>
          <w:sz w:val="24"/>
        </w:rPr>
        <w:t>"</w:t>
      </w:r>
      <w:r>
        <w:rPr>
          <w:rFonts w:hint="eastAsia"/>
          <w:sz w:val="24"/>
        </w:rPr>
        <w:t>信号联合处理</w:t>
      </w:r>
      <w:r>
        <w:rPr>
          <w:rFonts w:hint="eastAsia"/>
          <w:sz w:val="24"/>
        </w:rPr>
        <w:t>-</w:t>
      </w:r>
      <w:r>
        <w:rPr>
          <w:rFonts w:hint="eastAsia"/>
          <w:sz w:val="24"/>
        </w:rPr>
        <w:t>误差补偿</w:t>
      </w:r>
      <w:r>
        <w:rPr>
          <w:rFonts w:hint="eastAsia"/>
          <w:sz w:val="24"/>
        </w:rPr>
        <w:t>-</w:t>
      </w:r>
      <w:r>
        <w:rPr>
          <w:rFonts w:hint="eastAsia"/>
          <w:sz w:val="24"/>
        </w:rPr>
        <w:t>位置解算</w:t>
      </w:r>
      <w:r>
        <w:rPr>
          <w:rFonts w:hint="eastAsia"/>
          <w:sz w:val="24"/>
        </w:rPr>
        <w:t>"</w:t>
      </w:r>
      <w:r>
        <w:rPr>
          <w:rFonts w:hint="eastAsia"/>
          <w:sz w:val="24"/>
        </w:rPr>
        <w:t>的技术框架。</w:t>
      </w:r>
    </w:p>
    <w:p w14:paraId="5478A7AD" w14:textId="77777777" w:rsidR="00AE3F54" w:rsidRDefault="00000000">
      <w:pPr>
        <w:spacing w:line="360" w:lineRule="auto"/>
        <w:jc w:val="left"/>
        <w:rPr>
          <w:sz w:val="24"/>
        </w:rPr>
      </w:pPr>
      <w:r>
        <w:rPr>
          <w:rFonts w:hint="eastAsia"/>
          <w:sz w:val="24"/>
        </w:rPr>
        <w:t xml:space="preserve">- </w:t>
      </w:r>
      <w:r>
        <w:rPr>
          <w:rFonts w:hint="eastAsia"/>
          <w:sz w:val="24"/>
        </w:rPr>
        <w:t>强机动目标自适应跟踪技术：建立多模型自适应估计框架，实现低延迟、高平滑度的轨迹跟踪。</w:t>
      </w:r>
    </w:p>
    <w:p w14:paraId="3A53A360" w14:textId="77777777" w:rsidR="00AE3F54" w:rsidRDefault="00000000">
      <w:pPr>
        <w:spacing w:line="360" w:lineRule="auto"/>
        <w:jc w:val="left"/>
        <w:rPr>
          <w:sz w:val="24"/>
        </w:rPr>
      </w:pPr>
      <w:r>
        <w:rPr>
          <w:rFonts w:hint="eastAsia"/>
          <w:sz w:val="24"/>
        </w:rPr>
        <w:t xml:space="preserve">3. </w:t>
      </w:r>
      <w:r>
        <w:rPr>
          <w:rFonts w:hint="eastAsia"/>
          <w:sz w:val="24"/>
        </w:rPr>
        <w:t>应用验证成果</w:t>
      </w:r>
    </w:p>
    <w:p w14:paraId="481ADC12" w14:textId="77777777" w:rsidR="00AE3F54" w:rsidRDefault="00000000">
      <w:pPr>
        <w:spacing w:line="360" w:lineRule="auto"/>
        <w:jc w:val="left"/>
        <w:rPr>
          <w:sz w:val="24"/>
        </w:rPr>
      </w:pPr>
      <w:r>
        <w:rPr>
          <w:rFonts w:hint="eastAsia"/>
          <w:sz w:val="24"/>
        </w:rPr>
        <w:t xml:space="preserve">- </w:t>
      </w:r>
      <w:r>
        <w:rPr>
          <w:rFonts w:hint="eastAsia"/>
          <w:sz w:val="24"/>
        </w:rPr>
        <w:t>核心算法库与软件模块</w:t>
      </w:r>
      <w:r>
        <w:rPr>
          <w:sz w:val="24"/>
        </w:rPr>
        <w:t>：开发具备实时处理能力的定位跟踪算法库，提供标准化软件接口。</w:t>
      </w:r>
    </w:p>
    <w:p w14:paraId="69EE6ACA" w14:textId="77777777" w:rsidR="00AE3F54" w:rsidRDefault="00000000">
      <w:pPr>
        <w:spacing w:line="360" w:lineRule="auto"/>
        <w:jc w:val="left"/>
        <w:rPr>
          <w:sz w:val="24"/>
        </w:rPr>
      </w:pPr>
      <w:r>
        <w:rPr>
          <w:rFonts w:hint="eastAsia"/>
          <w:sz w:val="24"/>
        </w:rPr>
        <w:t xml:space="preserve">- </w:t>
      </w:r>
      <w:r>
        <w:rPr>
          <w:rFonts w:hint="eastAsia"/>
          <w:sz w:val="24"/>
        </w:rPr>
        <w:t>性能验证平台：通过半实物仿真与外场测试，完成算法精度、实时性与鲁棒性验证。</w:t>
      </w:r>
    </w:p>
    <w:p w14:paraId="074BF4D1" w14:textId="77777777" w:rsidR="00AE3F54" w:rsidRDefault="00000000">
      <w:pPr>
        <w:spacing w:line="360" w:lineRule="auto"/>
        <w:jc w:val="left"/>
        <w:rPr>
          <w:sz w:val="24"/>
        </w:rPr>
      </w:pPr>
      <w:r>
        <w:rPr>
          <w:rFonts w:hint="eastAsia"/>
          <w:sz w:val="24"/>
        </w:rPr>
        <w:t xml:space="preserve">4. </w:t>
      </w:r>
      <w:r>
        <w:rPr>
          <w:rFonts w:hint="eastAsia"/>
          <w:sz w:val="24"/>
        </w:rPr>
        <w:t>论文和人才培养</w:t>
      </w:r>
    </w:p>
    <w:p w14:paraId="66751900" w14:textId="77777777" w:rsidR="00AE3F54" w:rsidRDefault="00000000">
      <w:pPr>
        <w:spacing w:line="360" w:lineRule="auto"/>
        <w:jc w:val="left"/>
        <w:rPr>
          <w:sz w:val="24"/>
        </w:rPr>
      </w:pPr>
      <w:r>
        <w:rPr>
          <w:rFonts w:hint="eastAsia"/>
          <w:sz w:val="24"/>
        </w:rPr>
        <w:t xml:space="preserve">- </w:t>
      </w:r>
      <w:r>
        <w:rPr>
          <w:rFonts w:hint="eastAsia"/>
          <w:sz w:val="24"/>
        </w:rPr>
        <w:t>形成技术研究报告</w:t>
      </w:r>
      <w:r>
        <w:rPr>
          <w:rFonts w:hint="eastAsia"/>
          <w:sz w:val="24"/>
        </w:rPr>
        <w:t>1</w:t>
      </w:r>
      <w:r>
        <w:rPr>
          <w:rFonts w:hint="eastAsia"/>
          <w:sz w:val="24"/>
        </w:rPr>
        <w:t>份</w:t>
      </w:r>
    </w:p>
    <w:p w14:paraId="049DCFED" w14:textId="77777777" w:rsidR="00AE3F54" w:rsidRDefault="00000000">
      <w:pPr>
        <w:spacing w:line="360" w:lineRule="auto"/>
        <w:jc w:val="left"/>
        <w:rPr>
          <w:sz w:val="24"/>
        </w:rPr>
      </w:pPr>
      <w:r>
        <w:rPr>
          <w:rFonts w:hint="eastAsia"/>
          <w:sz w:val="24"/>
        </w:rPr>
        <w:t xml:space="preserve">- </w:t>
      </w:r>
      <w:r>
        <w:rPr>
          <w:rFonts w:hint="eastAsia"/>
          <w:sz w:val="24"/>
        </w:rPr>
        <w:t>申请发明专利</w:t>
      </w:r>
      <w:r>
        <w:rPr>
          <w:rFonts w:hint="eastAsia"/>
          <w:sz w:val="24"/>
        </w:rPr>
        <w:t>3</w:t>
      </w:r>
      <w:r>
        <w:rPr>
          <w:rFonts w:hint="eastAsia"/>
          <w:sz w:val="24"/>
        </w:rPr>
        <w:t>项</w:t>
      </w:r>
    </w:p>
    <w:p w14:paraId="489BBD3F" w14:textId="77777777" w:rsidR="00AE3F54" w:rsidRDefault="00000000">
      <w:pPr>
        <w:spacing w:line="360" w:lineRule="auto"/>
        <w:jc w:val="left"/>
        <w:rPr>
          <w:sz w:val="24"/>
        </w:rPr>
      </w:pPr>
      <w:r>
        <w:rPr>
          <w:rFonts w:hint="eastAsia"/>
          <w:sz w:val="24"/>
        </w:rPr>
        <w:t xml:space="preserve">- </w:t>
      </w:r>
      <w:r>
        <w:rPr>
          <w:rFonts w:hint="eastAsia"/>
          <w:sz w:val="24"/>
        </w:rPr>
        <w:t>发表高水平论文</w:t>
      </w:r>
      <w:r>
        <w:rPr>
          <w:rFonts w:hint="eastAsia"/>
          <w:sz w:val="24"/>
        </w:rPr>
        <w:t>3</w:t>
      </w:r>
      <w:r>
        <w:rPr>
          <w:rFonts w:hint="eastAsia"/>
          <w:sz w:val="24"/>
        </w:rPr>
        <w:t>篇</w:t>
      </w:r>
    </w:p>
    <w:p w14:paraId="33903C92" w14:textId="77777777" w:rsidR="00AE3F54" w:rsidRDefault="00000000">
      <w:pPr>
        <w:spacing w:line="360" w:lineRule="auto"/>
        <w:jc w:val="left"/>
        <w:rPr>
          <w:sz w:val="24"/>
        </w:rPr>
      </w:pPr>
      <w:r>
        <w:rPr>
          <w:rFonts w:hint="eastAsia"/>
          <w:sz w:val="24"/>
        </w:rPr>
        <w:t xml:space="preserve">- </w:t>
      </w:r>
      <w:r>
        <w:rPr>
          <w:rFonts w:hint="eastAsia"/>
          <w:sz w:val="24"/>
        </w:rPr>
        <w:t>培养博士研究生</w:t>
      </w:r>
      <w:r>
        <w:rPr>
          <w:rFonts w:hint="eastAsia"/>
          <w:sz w:val="24"/>
        </w:rPr>
        <w:t>2</w:t>
      </w:r>
      <w:r>
        <w:rPr>
          <w:rFonts w:hint="eastAsia"/>
          <w:sz w:val="24"/>
        </w:rPr>
        <w:t>名，硕士研究生</w:t>
      </w:r>
      <w:r>
        <w:rPr>
          <w:rFonts w:hint="eastAsia"/>
          <w:sz w:val="24"/>
        </w:rPr>
        <w:t>3</w:t>
      </w:r>
      <w:r>
        <w:rPr>
          <w:rFonts w:hint="eastAsia"/>
          <w:sz w:val="24"/>
        </w:rPr>
        <w:t>名</w:t>
      </w:r>
    </w:p>
    <w:p w14:paraId="7CC9E437" w14:textId="77777777" w:rsidR="00AE3F54" w:rsidRDefault="00AE3F54">
      <w:pPr>
        <w:pStyle w:val="a0"/>
      </w:pPr>
    </w:p>
    <w:p w14:paraId="07CA1D5E" w14:textId="77777777" w:rsidR="00AE3F54" w:rsidRDefault="00AE3F54"/>
    <w:p w14:paraId="73C70F55" w14:textId="77777777" w:rsidR="00AE3F54" w:rsidRDefault="00AE3F54">
      <w:pPr>
        <w:pStyle w:val="a0"/>
      </w:pPr>
    </w:p>
    <w:p w14:paraId="496FA6AE" w14:textId="77777777" w:rsidR="00AE3F54" w:rsidRDefault="00AE3F54"/>
    <w:p w14:paraId="02D5D7EF" w14:textId="77777777" w:rsidR="00AE3F54" w:rsidRDefault="00AE3F54">
      <w:pPr>
        <w:pStyle w:val="a0"/>
      </w:pPr>
    </w:p>
    <w:p w14:paraId="466219BF" w14:textId="77777777" w:rsidR="00AE3F54" w:rsidRDefault="00000000">
      <w:pPr>
        <w:rPr>
          <w:rFonts w:ascii="黑体" w:eastAsia="黑体" w:hAnsi="黑体" w:cs="宋体" w:hint="eastAsia"/>
          <w:bCs/>
          <w:sz w:val="28"/>
          <w:szCs w:val="28"/>
        </w:rPr>
      </w:pPr>
      <w:r>
        <w:rPr>
          <w:rFonts w:ascii="黑体" w:eastAsia="黑体" w:hAnsi="黑体" w:cs="宋体" w:hint="eastAsia"/>
          <w:bCs/>
          <w:sz w:val="28"/>
          <w:szCs w:val="28"/>
        </w:rPr>
        <w:lastRenderedPageBreak/>
        <w:br w:type="page"/>
      </w:r>
    </w:p>
    <w:p w14:paraId="26A70BB2" w14:textId="77777777" w:rsidR="00AE3F54" w:rsidRDefault="00000000">
      <w:pPr>
        <w:spacing w:line="360" w:lineRule="auto"/>
        <w:jc w:val="left"/>
        <w:outlineLvl w:val="1"/>
        <w:rPr>
          <w:rFonts w:ascii="宋体" w:hAnsi="宋体" w:cs="宋体" w:hint="eastAsia"/>
          <w:bCs/>
          <w:sz w:val="24"/>
        </w:rPr>
      </w:pPr>
      <w:r>
        <w:rPr>
          <w:rFonts w:ascii="黑体" w:eastAsia="黑体" w:hAnsi="黑体" w:cs="宋体" w:hint="eastAsia"/>
          <w:bCs/>
          <w:sz w:val="28"/>
          <w:szCs w:val="28"/>
        </w:rPr>
        <w:lastRenderedPageBreak/>
        <w:t>二、项目研究内容、研究方法及技术路线</w:t>
      </w:r>
    </w:p>
    <w:p w14:paraId="2E0C5033" w14:textId="77777777" w:rsidR="00AE3F54" w:rsidRDefault="00000000">
      <w:pPr>
        <w:spacing w:line="360" w:lineRule="auto"/>
        <w:jc w:val="left"/>
        <w:outlineLvl w:val="1"/>
        <w:rPr>
          <w:rFonts w:ascii="黑体" w:eastAsia="黑体" w:hAnsi="黑体" w:cs="宋体" w:hint="eastAsia"/>
          <w:bCs/>
          <w:sz w:val="28"/>
          <w:szCs w:val="28"/>
        </w:rPr>
      </w:pPr>
      <w:r>
        <w:rPr>
          <w:rFonts w:ascii="黑体" w:eastAsia="黑体" w:hAnsi="黑体" w:cs="宋体" w:hint="eastAsia"/>
          <w:bCs/>
          <w:sz w:val="28"/>
          <w:szCs w:val="28"/>
        </w:rPr>
        <w:t>（一）项目的主要研究内容</w:t>
      </w:r>
    </w:p>
    <w:p w14:paraId="4ABEC830"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拟解决的关键科学问题、关键技术问题，针对这些问题拟开展的主要研究内容，限3000字以内。</w:t>
      </w:r>
    </w:p>
    <w:p w14:paraId="1165FC5D"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(各单位切合自身负责的子课题，针对关键问题，开展的主要研究内容，撰写800-1000字左右)</w:t>
      </w:r>
    </w:p>
    <w:p w14:paraId="3583B874" w14:textId="77777777" w:rsidR="00AE3F54" w:rsidRDefault="00AE3F54">
      <w:pPr>
        <w:spacing w:line="360" w:lineRule="auto"/>
        <w:jc w:val="left"/>
        <w:rPr>
          <w:rFonts w:ascii="宋体" w:hAnsi="宋体" w:cs="宋体" w:hint="eastAsia"/>
          <w:bCs/>
          <w:sz w:val="24"/>
        </w:rPr>
      </w:pPr>
    </w:p>
    <w:p w14:paraId="041F82F3"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子课题：基于通感基站的低空目标实时定位与跟踪</w:t>
      </w:r>
    </w:p>
    <w:p w14:paraId="5093969F" w14:textId="77777777" w:rsidR="00AE3F54" w:rsidRDefault="00AE3F54">
      <w:pPr>
        <w:spacing w:line="360" w:lineRule="auto"/>
        <w:jc w:val="left"/>
        <w:rPr>
          <w:rFonts w:ascii="宋体" w:hAnsi="宋体" w:cs="宋体" w:hint="eastAsia"/>
          <w:bCs/>
          <w:sz w:val="24"/>
        </w:rPr>
      </w:pPr>
    </w:p>
    <w:p w14:paraId="6E1C569B"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一、关键科学问题</w:t>
      </w:r>
    </w:p>
    <w:p w14:paraId="78898FB4"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通感信号融合与单站定位机理问题：</w:t>
      </w:r>
      <w:commentRangeStart w:id="0"/>
      <w:r>
        <w:rPr>
          <w:rFonts w:ascii="宋体" w:hAnsi="宋体" w:cs="宋体" w:hint="eastAsia"/>
          <w:bCs/>
          <w:sz w:val="24"/>
        </w:rPr>
        <w:t>对</w:t>
      </w:r>
      <w:commentRangeEnd w:id="0"/>
      <w:r w:rsidR="00B75E91">
        <w:rPr>
          <w:rStyle w:val="aa"/>
        </w:rPr>
        <w:commentReference w:id="0"/>
      </w:r>
      <w:r>
        <w:rPr>
          <w:rFonts w:ascii="宋体" w:hAnsi="宋体" w:cs="宋体" w:hint="eastAsia"/>
          <w:bCs/>
          <w:sz w:val="24"/>
        </w:rPr>
        <w:t>单一通感基站内异构信号的互补特性与低空复杂传播环境，研究感知与通信信号的统一表征与最优融合理论，揭示多源信号联合处理对提升单站定位精度，特别是高程维度精度的内在机制。</w:t>
      </w:r>
    </w:p>
    <w:p w14:paraId="30F4E21B" w14:textId="77777777" w:rsidR="00AE3F54" w:rsidRDefault="00AE3F54">
      <w:pPr>
        <w:spacing w:line="360" w:lineRule="auto"/>
        <w:jc w:val="left"/>
        <w:rPr>
          <w:rFonts w:ascii="宋体" w:hAnsi="宋体" w:cs="宋体" w:hint="eastAsia"/>
          <w:bCs/>
          <w:sz w:val="24"/>
        </w:rPr>
      </w:pPr>
    </w:p>
    <w:p w14:paraId="6DD975D8"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二、关键技术问题</w:t>
      </w:r>
    </w:p>
    <w:p w14:paraId="56590EBC"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低空多源信号实时处理与高精度跟踪技术：解决异构信号的实时对齐、融合处理及环境误差补偿问题，突破单一运动模型对机动目标的跟踪限制，实现从精准定位到稳定跟踪的跨越。</w:t>
      </w:r>
    </w:p>
    <w:p w14:paraId="42A22547" w14:textId="77777777" w:rsidR="00AE3F54" w:rsidRDefault="00AE3F54">
      <w:pPr>
        <w:spacing w:line="360" w:lineRule="auto"/>
        <w:jc w:val="left"/>
        <w:rPr>
          <w:rFonts w:ascii="宋体" w:hAnsi="宋体" w:cs="宋体" w:hint="eastAsia"/>
          <w:bCs/>
          <w:sz w:val="24"/>
        </w:rPr>
      </w:pPr>
    </w:p>
    <w:p w14:paraId="5FE8488C"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三、主要研究内容</w:t>
      </w:r>
    </w:p>
    <w:p w14:paraId="21E67C7C"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1、子课题：基于通感基站的低空目标实时定位与跟踪</w:t>
      </w:r>
    </w:p>
    <w:p w14:paraId="189BEC06"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围绕上述科学问题，本子课题将重点突破两个层层递进的关键技术，构建完整的单站感知理论体系。</w:t>
      </w:r>
    </w:p>
    <w:p w14:paraId="62863649" w14:textId="77777777" w:rsidR="00AE3F54" w:rsidRDefault="00AE3F54">
      <w:pPr>
        <w:pStyle w:val="a0"/>
      </w:pPr>
    </w:p>
    <w:p w14:paraId="4050784F"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1.1 研究基于通感融合信号的高精度定位技术</w:t>
      </w:r>
    </w:p>
    <w:p w14:paraId="370927A6" w14:textId="77777777" w:rsidR="00AE3F54" w:rsidRDefault="00000000">
      <w:pPr>
        <w:spacing w:line="360" w:lineRule="auto"/>
        <w:rPr>
          <w:rFonts w:ascii="宋体" w:hAnsi="宋体" w:cs="宋体" w:hint="eastAsia"/>
          <w:bCs/>
          <w:sz w:val="24"/>
        </w:rPr>
      </w:pPr>
      <w:r>
        <w:rPr>
          <w:rFonts w:ascii="宋体" w:hAnsi="宋体" w:cs="宋体" w:hint="eastAsia"/>
          <w:bCs/>
          <w:sz w:val="24"/>
        </w:rPr>
        <w:t>针对传统感知与通信信号在时频特性、分辨能力与精度指标上的根本性差异，本项目拟构建一种跨域联合的信号理论框架，将感知回波信号与通信散射信号映射至统一的联合嵌入空间，通过特征对齐实现雷达距离-角度域特征与通信多普勒-相位域特征的协同表征与深度融合。在此基础上，基于贝叶斯状态估计理论，融合状态空间建模与序贯估计</w:t>
      </w:r>
      <w:r>
        <w:rPr>
          <w:rFonts w:ascii="宋体" w:hAnsi="宋体" w:cs="宋体" w:hint="eastAsia"/>
          <w:bCs/>
          <w:sz w:val="24"/>
        </w:rPr>
        <w:lastRenderedPageBreak/>
        <w:t>等核心方法，设计高效的联合定位与跟踪算法，从高维观测信号空间中挖掘目标运动状态参数的深层时空关联，实现对低空目标的持续跟踪。然而，由于低空复杂环境中存在多径传播、大气折射导致的非视距误差，为精准跟踪低空目标，本研究将进一步构建基于定位误差动态校正理论。该理论旨在利用深度学习网络对多径与非视距传播引入的系统性误差进行高维建模，刻画其具有时变特性的分布规律，实现误差的智能动态补偿，提升单站在复杂场景下的定位精度与鲁棒性。</w:t>
      </w:r>
    </w:p>
    <w:p w14:paraId="4B6C4269" w14:textId="77777777" w:rsidR="00AE3F54" w:rsidRDefault="00AE3F54">
      <w:pPr>
        <w:spacing w:line="360" w:lineRule="auto"/>
        <w:jc w:val="left"/>
        <w:rPr>
          <w:rFonts w:ascii="宋体" w:hAnsi="宋体" w:cs="宋体" w:hint="eastAsia"/>
          <w:bCs/>
          <w:sz w:val="24"/>
        </w:rPr>
      </w:pPr>
    </w:p>
    <w:p w14:paraId="1D6F509B"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1.2 研究</w:t>
      </w:r>
      <w:bookmarkStart w:id="1" w:name="OLE_LINK3"/>
      <w:r>
        <w:rPr>
          <w:rFonts w:ascii="宋体" w:hAnsi="宋体" w:cs="宋体" w:hint="eastAsia"/>
          <w:bCs/>
          <w:sz w:val="24"/>
        </w:rPr>
        <w:t>基于通感融合信号的自适应跟踪与轨迹预测技术</w:t>
      </w:r>
      <w:bookmarkEnd w:id="1"/>
    </w:p>
    <w:p w14:paraId="0348CE4E" w14:textId="77777777" w:rsidR="00AE3F54" w:rsidRDefault="00000000">
      <w:pPr>
        <w:widowControl/>
        <w:spacing w:line="360" w:lineRule="auto"/>
        <w:jc w:val="left"/>
        <w:rPr>
          <w:rFonts w:ascii="宋体" w:hAnsi="宋体" w:cs="宋体" w:hint="eastAsia"/>
          <w:bCs/>
          <w:sz w:val="24"/>
        </w:rPr>
      </w:pPr>
      <w:r>
        <w:rPr>
          <w:rFonts w:ascii="宋体" w:hAnsi="宋体" w:cs="宋体" w:hint="eastAsia"/>
          <w:bCs/>
          <w:sz w:val="24"/>
        </w:rPr>
        <w:t xml:space="preserve">本研究将构建一个融合交互式多模型的自适应跟踪与轨迹预测理论框架。该框架以高精度定位数据为基础，通过构建多层次运动模式模型与概率加权机制，研究目标运动模式的动态演化规律，实现对目标当前运动状态的持续最优估计，为复杂场景下的目标跟踪提供新范式。然而，高精度的状态估计并不能完全克服系统在应对未来突发机动时固有的预测能力局限。为此，构建一个物理模型与长短期记忆网络相融合的混合预测框架。通过融合运动学方程状态推演与长短期记忆网络的残差补偿，揭示复杂环境下目标运动的状态规律，攻克单一模型在轨迹预测中的局限性，从而实现对目标轨迹的精准短时预测。 </w:t>
      </w:r>
    </w:p>
    <w:p w14:paraId="08187EE8" w14:textId="77777777" w:rsidR="00AE3F54" w:rsidRDefault="00AE3F54">
      <w:pPr>
        <w:spacing w:line="360" w:lineRule="auto"/>
        <w:jc w:val="left"/>
        <w:rPr>
          <w:rFonts w:ascii="宋体" w:hAnsi="宋体" w:cs="宋体" w:hint="eastAsia"/>
          <w:bCs/>
          <w:sz w:val="24"/>
        </w:rPr>
      </w:pPr>
    </w:p>
    <w:p w14:paraId="06F7101A" w14:textId="77777777" w:rsidR="00AE3F54" w:rsidRDefault="00000000">
      <w:pPr>
        <w:spacing w:line="360" w:lineRule="auto"/>
        <w:jc w:val="left"/>
        <w:rPr>
          <w:rFonts w:ascii="宋体" w:hAnsi="宋体" w:cs="宋体" w:hint="eastAsia"/>
          <w:bCs/>
          <w:sz w:val="24"/>
        </w:rPr>
      </w:pPr>
      <w:r>
        <w:rPr>
          <w:rFonts w:ascii="黑体" w:eastAsia="黑体" w:hAnsi="黑体" w:cs="宋体" w:hint="eastAsia"/>
          <w:bCs/>
          <w:sz w:val="28"/>
          <w:szCs w:val="28"/>
        </w:rPr>
        <w:t>（二）项目拟采取的研究方法</w:t>
      </w:r>
    </w:p>
    <w:p w14:paraId="04F693BA"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1、针对项目研究拟解决的问题，拟采用的方法、原理、机理、算法、模型等</w:t>
      </w:r>
    </w:p>
    <w:p w14:paraId="0A419361"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限2000字以内。</w:t>
      </w:r>
    </w:p>
    <w:p w14:paraId="30DB4540"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(各单位切合自身负责的子课题，撰写500-700字左右，注意图文并茂)</w:t>
      </w:r>
    </w:p>
    <w:p w14:paraId="621D5046" w14:textId="77777777" w:rsidR="00AE3F54" w:rsidRDefault="00AE3F54">
      <w:pPr>
        <w:spacing w:line="360" w:lineRule="auto"/>
        <w:jc w:val="left"/>
        <w:rPr>
          <w:rFonts w:ascii="宋体" w:hAnsi="宋体" w:cs="宋体" w:hint="eastAsia"/>
          <w:bCs/>
          <w:sz w:val="24"/>
        </w:rPr>
      </w:pPr>
    </w:p>
    <w:p w14:paraId="09B623EE"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子课题：基于通感基站的低空目标实时定位与跟踪</w:t>
      </w:r>
    </w:p>
    <w:p w14:paraId="10226014" w14:textId="77777777" w:rsidR="00AE3F54" w:rsidRDefault="00AE3F54">
      <w:pPr>
        <w:spacing w:line="360" w:lineRule="auto"/>
        <w:jc w:val="left"/>
        <w:rPr>
          <w:rFonts w:ascii="宋体" w:hAnsi="宋体" w:cs="宋体" w:hint="eastAsia"/>
          <w:bCs/>
          <w:sz w:val="24"/>
        </w:rPr>
      </w:pPr>
    </w:p>
    <w:p w14:paraId="442E42DA" w14:textId="77777777" w:rsidR="00AE3F54" w:rsidRDefault="00000000">
      <w:pPr>
        <w:numPr>
          <w:ilvl w:val="1"/>
          <w:numId w:val="1"/>
        </w:numPr>
        <w:spacing w:line="360" w:lineRule="auto"/>
        <w:jc w:val="left"/>
        <w:rPr>
          <w:rFonts w:ascii="宋体" w:hAnsi="宋体" w:cs="宋体" w:hint="eastAsia"/>
          <w:bCs/>
          <w:sz w:val="24"/>
        </w:rPr>
      </w:pPr>
      <w:r>
        <w:rPr>
          <w:rFonts w:ascii="宋体" w:hAnsi="宋体" w:cs="宋体" w:hint="eastAsia"/>
          <w:bCs/>
          <w:sz w:val="24"/>
        </w:rPr>
        <w:t>基于通感融合信号的高精度定位技术方案设计</w:t>
      </w:r>
    </w:p>
    <w:p w14:paraId="4A0DBF85" w14:textId="77777777" w:rsidR="00AE3F54" w:rsidRDefault="00000000">
      <w:pPr>
        <w:widowControl/>
        <w:spacing w:line="360" w:lineRule="auto"/>
        <w:jc w:val="left"/>
        <w:rPr>
          <w:rFonts w:ascii="宋体" w:hAnsi="宋体" w:cs="宋体" w:hint="eastAsia"/>
          <w:bCs/>
          <w:sz w:val="24"/>
        </w:rPr>
      </w:pPr>
      <w:r>
        <w:rPr>
          <w:rFonts w:ascii="宋体" w:hAnsi="宋体" w:cs="宋体" w:hint="eastAsia"/>
          <w:bCs/>
          <w:sz w:val="24"/>
        </w:rPr>
        <w:t>首先，针对通感基站内感知与通信信号的特性差异问题，基于多维联合表征理论建立信号统一处理框架，通过特征空间对齐技术，实现雷达的距离-角度特征与通信信号的频移-相位特征在统一向量空间中的一致化表征。此基础上，采用基于最大似然估计的优化求解算法，推导多源观测量的最优加权融合准则，实现对目标位置、速度等状态量的</w:t>
      </w:r>
      <w:r>
        <w:rPr>
          <w:rFonts w:ascii="宋体" w:hAnsi="宋体" w:cs="宋体" w:hint="eastAsia"/>
          <w:bCs/>
          <w:sz w:val="24"/>
        </w:rPr>
        <w:lastRenderedPageBreak/>
        <w:t>最优估计。针对低空复杂环境中多径传播与非视距效应导致的观测偏差问题，为进一步提升环境适应性，将构建基于深度学习的误差动态补偿机制，通过深度神经网络建立环境特征与定位误差的映射关系，利用条件生成对抗网络的对抗训练策略实现对多径与非视距误差的在线辨识与校正，形成从信号融合、状态估计到误差补偿的闭环优化系统，</w:t>
      </w:r>
      <w:r>
        <w:rPr>
          <w:rFonts w:ascii="宋体" w:hAnsi="宋体" w:cs="宋体"/>
          <w:bCs/>
          <w:sz w:val="24"/>
        </w:rPr>
        <w:t>显著提升系统在真实场景下的定位精度与鲁棒性</w:t>
      </w:r>
      <w:r>
        <w:rPr>
          <w:rFonts w:ascii="宋体" w:hAnsi="宋体" w:cs="宋体" w:hint="eastAsia"/>
          <w:bCs/>
          <w:sz w:val="24"/>
        </w:rPr>
        <w:t>。</w:t>
      </w:r>
    </w:p>
    <w:p w14:paraId="0BCA55E0" w14:textId="77777777" w:rsidR="00AE3F54" w:rsidRDefault="00AE3F54">
      <w:pPr>
        <w:pStyle w:val="a0"/>
      </w:pPr>
    </w:p>
    <w:p w14:paraId="53167065"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1.2 基于通感融合信号的自适应跟踪与轨迹预测技术方案设计</w:t>
      </w:r>
    </w:p>
    <w:p w14:paraId="3610FF9A"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针对低空目标运动模式突变导致的跟踪精度下降与滞后问题，本研究将建立自适应跟踪与预测体系。基于多模型估计框架构建涵盖匀速、匀加速、协调转弯等典型机动模式的复合运动模型集，采用扩展卡尔曼滤波算法实现多模型并行估计，通过模型概率的马尔可夫转移机制实现运动模式的自适应辨识与平滑切换。为突破传统滤波方法在前瞻性预测方面的局限，本研究进一步融合物理模型与数据驱动方法，一方面基于运动学方程构建确定性轨迹推演模型，另一方面通过长短期记忆网络学习目标机动特性与运动意图，对基于物理模型的预测结果进行非线性残差校正，构建"跟踪-预测"双向赋能的闭环系统，最终实现从实时状态估计到前瞻轨迹预测的完整技术链条。</w:t>
      </w:r>
    </w:p>
    <w:p w14:paraId="7D8CA8FA" w14:textId="77777777" w:rsidR="00AE3F54" w:rsidRDefault="00AE3F54">
      <w:pPr>
        <w:pStyle w:val="a0"/>
      </w:pPr>
    </w:p>
    <w:p w14:paraId="785F2DB3"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2、项目研究方法（技术路线）的可行性、先进性分析</w:t>
      </w:r>
    </w:p>
    <w:p w14:paraId="08F1494B" w14:textId="77777777" w:rsidR="00AE3F54" w:rsidRDefault="00000000">
      <w:pPr>
        <w:spacing w:line="360" w:lineRule="auto"/>
        <w:jc w:val="left"/>
        <w:rPr>
          <w:rFonts w:ascii="宋体" w:hAnsi="宋体" w:cs="宋体" w:hint="eastAsia"/>
          <w:sz w:val="24"/>
        </w:rPr>
      </w:pPr>
      <w:r>
        <w:rPr>
          <w:rFonts w:ascii="宋体" w:hAnsi="宋体" w:cs="宋体" w:hint="eastAsia"/>
          <w:bCs/>
          <w:sz w:val="24"/>
        </w:rPr>
        <w:t>限2000字以内。</w:t>
      </w:r>
    </w:p>
    <w:p w14:paraId="296FA011"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(各单位切合自身负责的子课题，撰写500-700字左右，注意各子课题都需要技术路线图)</w:t>
      </w:r>
    </w:p>
    <w:p w14:paraId="568517E9" w14:textId="77777777" w:rsidR="00AE3F54" w:rsidRDefault="00000000">
      <w:pPr>
        <w:spacing w:line="360" w:lineRule="auto"/>
        <w:jc w:val="left"/>
        <w:rPr>
          <w:rFonts w:ascii="宋体" w:hAnsi="宋体" w:cs="宋体" w:hint="eastAsia"/>
          <w:sz w:val="24"/>
        </w:rPr>
      </w:pPr>
      <w:r>
        <w:rPr>
          <w:rFonts w:ascii="宋体" w:hAnsi="宋体" w:cs="宋体" w:hint="eastAsia"/>
          <w:sz w:val="24"/>
        </w:rPr>
        <w:t>2.1 可行性分析</w:t>
      </w:r>
    </w:p>
    <w:p w14:paraId="0157E466" w14:textId="77777777" w:rsidR="00AE3F54" w:rsidRDefault="00000000">
      <w:pPr>
        <w:spacing w:line="360" w:lineRule="auto"/>
        <w:jc w:val="left"/>
        <w:rPr>
          <w:rFonts w:ascii="宋体" w:hAnsi="宋体" w:cs="宋体" w:hint="eastAsia"/>
          <w:sz w:val="24"/>
        </w:rPr>
      </w:pPr>
      <w:r>
        <w:rPr>
          <w:rFonts w:ascii="宋体" w:hAnsi="宋体" w:cs="宋体" w:hint="eastAsia"/>
          <w:sz w:val="24"/>
        </w:rPr>
        <w:t>项目组在信号处理与状态估计领域具有深厚积累。在信号融合方面，团队提出的张量分解方法已在多篇IEEE汇刊发表；在目标跟踪领域，创新的交互式多模型算法获国家自然科学基金重点项目支持。团队承担过10余项国家级科研任务，研发的单站定位算法实测精度达2.1米，获省级科技进步一等奖，授权发明专利8项。与主流设备商的深度合作成果已应用于低空经济示范区，获企业创新合作奖。实验室配备完整的低空感知测试环境，包括通感基站设备、运动模拟平台和全数字仿真系统，为研究提供充分保障。</w:t>
      </w:r>
    </w:p>
    <w:p w14:paraId="4DEC863E" w14:textId="77777777" w:rsidR="00AE3F54" w:rsidRDefault="00AE3F54">
      <w:pPr>
        <w:spacing w:line="360" w:lineRule="auto"/>
        <w:jc w:val="left"/>
        <w:rPr>
          <w:rFonts w:ascii="宋体" w:hAnsi="宋体" w:cs="宋体" w:hint="eastAsia"/>
          <w:sz w:val="24"/>
        </w:rPr>
      </w:pPr>
    </w:p>
    <w:p w14:paraId="6CB6A8F8" w14:textId="77777777" w:rsidR="00AE3F54" w:rsidRDefault="00000000">
      <w:pPr>
        <w:spacing w:line="360" w:lineRule="auto"/>
        <w:jc w:val="left"/>
        <w:rPr>
          <w:rFonts w:ascii="宋体" w:hAnsi="宋体" w:cs="宋体" w:hint="eastAsia"/>
          <w:sz w:val="24"/>
        </w:rPr>
      </w:pPr>
      <w:r>
        <w:rPr>
          <w:rFonts w:ascii="宋体" w:hAnsi="宋体" w:cs="宋体" w:hint="eastAsia"/>
          <w:sz w:val="24"/>
        </w:rPr>
        <w:t>2.2 先进性分析</w:t>
      </w:r>
    </w:p>
    <w:p w14:paraId="606DDED5" w14:textId="77777777" w:rsidR="00AE3F54" w:rsidRDefault="00000000">
      <w:pPr>
        <w:spacing w:line="360" w:lineRule="auto"/>
        <w:jc w:val="left"/>
        <w:rPr>
          <w:rFonts w:ascii="宋体" w:hAnsi="宋体" w:cs="宋体" w:hint="eastAsia"/>
          <w:sz w:val="24"/>
        </w:rPr>
      </w:pPr>
      <w:r>
        <w:rPr>
          <w:rFonts w:ascii="宋体" w:hAnsi="宋体" w:cs="宋体" w:hint="eastAsia"/>
          <w:sz w:val="24"/>
        </w:rPr>
        <w:t>理论方面，提出基于张量融合的异构信号统一表征理论，突破传统信号级融合局限，建</w:t>
      </w:r>
      <w:r>
        <w:rPr>
          <w:rFonts w:ascii="宋体" w:hAnsi="宋体" w:cs="宋体" w:hint="eastAsia"/>
          <w:sz w:val="24"/>
        </w:rPr>
        <w:lastRenderedPageBreak/>
        <w:t>立通感信号在黎曼流形上的优化配准模型；创新性地将深度强化学习引入模型集管理，解决传统算法中模型集固定的理论瓶颈。技术方面，研发的环境误差智能补偿技术将条件生成对抗网络与射线追踪结合，补偿精度提升40%以上；构建的端到端处理架构在单站条件下实现20Hz跟踪数据率和低于50毫秒延迟；开发的在线学习系统能根据环境自主调整参数，在低空感知领域属首创。</w:t>
      </w:r>
    </w:p>
    <w:p w14:paraId="34875EDB" w14:textId="77777777" w:rsidR="00AE3F54" w:rsidRDefault="00AE3F54">
      <w:pPr>
        <w:spacing w:line="360" w:lineRule="auto"/>
        <w:jc w:val="left"/>
        <w:rPr>
          <w:rFonts w:ascii="宋体" w:hAnsi="宋体" w:cs="宋体" w:hint="eastAsia"/>
          <w:sz w:val="24"/>
        </w:rPr>
      </w:pPr>
    </w:p>
    <w:p w14:paraId="62107915"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三、任务分解方案</w:t>
      </w:r>
    </w:p>
    <w:p w14:paraId="52AA63E7"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（一）任务分解情况</w:t>
      </w:r>
    </w:p>
    <w:p w14:paraId="403304C2" w14:textId="77777777" w:rsidR="00AE3F54" w:rsidRDefault="00000000">
      <w:pPr>
        <w:spacing w:line="360" w:lineRule="auto"/>
        <w:jc w:val="left"/>
        <w:rPr>
          <w:rFonts w:ascii="宋体" w:hAnsi="宋体" w:cs="宋体" w:hint="eastAsia"/>
          <w:sz w:val="24"/>
        </w:rPr>
      </w:pPr>
      <w:r>
        <w:rPr>
          <w:rFonts w:ascii="宋体" w:hAnsi="宋体" w:cs="宋体" w:hint="eastAsia"/>
          <w:sz w:val="24"/>
        </w:rPr>
        <w:t>项目不下设课题。围绕项目目标，根据需要可对项目目标进行任务分解，并简要说明各任务在项目中的具体作用，</w:t>
      </w:r>
      <w:r>
        <w:rPr>
          <w:rFonts w:ascii="宋体" w:hAnsi="宋体" w:cs="宋体" w:hint="eastAsia"/>
          <w:sz w:val="24"/>
          <w:highlight w:val="red"/>
        </w:rPr>
        <w:t>相互之间的逻辑关系，建议用图表描述</w:t>
      </w:r>
      <w:r>
        <w:rPr>
          <w:rFonts w:ascii="宋体" w:hAnsi="宋体" w:cs="宋体" w:hint="eastAsia"/>
          <w:sz w:val="24"/>
        </w:rPr>
        <w:t>。限2000字以内。</w:t>
      </w:r>
    </w:p>
    <w:p w14:paraId="2776DE1C" w14:textId="77777777" w:rsidR="00AE3F54" w:rsidRDefault="00000000">
      <w:pPr>
        <w:spacing w:line="360" w:lineRule="auto"/>
        <w:jc w:val="left"/>
        <w:rPr>
          <w:rFonts w:ascii="宋体" w:hAnsi="宋体" w:cs="宋体" w:hint="eastAsia"/>
          <w:bCs/>
          <w:sz w:val="24"/>
        </w:rPr>
      </w:pPr>
      <w:r>
        <w:rPr>
          <w:rFonts w:ascii="宋体" w:hAnsi="宋体" w:hint="eastAsia"/>
          <w:sz w:val="24"/>
          <w:highlight w:val="yellow"/>
        </w:rPr>
        <w:t>(各单位切合自身负责的子课题，撰写500-700字左右)</w:t>
      </w:r>
    </w:p>
    <w:p w14:paraId="0079140D" w14:textId="77777777" w:rsidR="00AE3F54" w:rsidRDefault="00AE3F54">
      <w:pPr>
        <w:spacing w:line="360" w:lineRule="auto"/>
        <w:jc w:val="left"/>
        <w:rPr>
          <w:rFonts w:ascii="宋体" w:hAnsi="宋体" w:cs="宋体" w:hint="eastAsia"/>
          <w:sz w:val="24"/>
        </w:rPr>
      </w:pPr>
    </w:p>
    <w:p w14:paraId="52F2773E" w14:textId="77777777" w:rsidR="00AE3F54" w:rsidRDefault="00AE3F54">
      <w:pPr>
        <w:spacing w:line="360" w:lineRule="auto"/>
        <w:jc w:val="left"/>
        <w:rPr>
          <w:rFonts w:ascii="宋体" w:hAnsi="宋体" w:cs="宋体" w:hint="eastAsia"/>
          <w:sz w:val="24"/>
        </w:rPr>
      </w:pPr>
    </w:p>
    <w:p w14:paraId="42CDE4D7"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（二）各任务内容</w:t>
      </w:r>
    </w:p>
    <w:p w14:paraId="08553D8F" w14:textId="77777777" w:rsidR="00AE3F54" w:rsidRDefault="00000000">
      <w:pPr>
        <w:spacing w:line="360" w:lineRule="auto"/>
        <w:jc w:val="left"/>
        <w:rPr>
          <w:rFonts w:ascii="宋体" w:hAnsi="宋体" w:cs="宋体" w:hint="eastAsia"/>
          <w:sz w:val="24"/>
        </w:rPr>
      </w:pPr>
      <w:r>
        <w:rPr>
          <w:rFonts w:ascii="宋体" w:hAnsi="宋体" w:cs="宋体" w:hint="eastAsia"/>
          <w:sz w:val="24"/>
        </w:rPr>
        <w:t>逐项分段说明各任务的研究目标、主要研究内容、拟解决的重大科学问题或关键技术、考核指标及评测手段/方法等。应科学合理设置各任务及单位分工，避免参与单位反复交叉承担不同任务。每个任务限3000字以内。</w:t>
      </w:r>
    </w:p>
    <w:p w14:paraId="784E3319"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w:t>
      </w:r>
      <w:r>
        <w:rPr>
          <w:rFonts w:ascii="宋体" w:hAnsi="宋体" w:cs="宋体" w:hint="eastAsia"/>
          <w:sz w:val="24"/>
        </w:rPr>
        <w:t>任务</w:t>
      </w:r>
      <w:r>
        <w:rPr>
          <w:rFonts w:ascii="宋体" w:hAnsi="宋体" w:cs="宋体" w:hint="eastAsia"/>
          <w:bCs/>
          <w:sz w:val="24"/>
        </w:rPr>
        <w:t>1：</w:t>
      </w:r>
      <w:proofErr w:type="spellStart"/>
      <w:r>
        <w:rPr>
          <w:rFonts w:ascii="宋体" w:hAnsi="宋体" w:cs="宋体" w:hint="eastAsia"/>
          <w:bCs/>
          <w:sz w:val="24"/>
        </w:rPr>
        <w:t>xxxxx</w:t>
      </w:r>
      <w:proofErr w:type="spellEnd"/>
    </w:p>
    <w:p w14:paraId="2BE32905" w14:textId="77777777" w:rsidR="00AE3F54" w:rsidRDefault="00000000">
      <w:pPr>
        <w:spacing w:line="360" w:lineRule="auto"/>
        <w:jc w:val="left"/>
        <w:rPr>
          <w:rFonts w:ascii="宋体" w:hAnsi="宋体" w:hint="eastAsia"/>
          <w:sz w:val="24"/>
        </w:rPr>
      </w:pPr>
      <w:r>
        <w:rPr>
          <w:rFonts w:ascii="宋体" w:hAnsi="宋体" w:cs="宋体" w:hint="eastAsia"/>
          <w:sz w:val="24"/>
        </w:rPr>
        <w:t>研究目标：</w:t>
      </w:r>
    </w:p>
    <w:p w14:paraId="7425E6C0" w14:textId="77777777" w:rsidR="00AE3F54" w:rsidRDefault="00000000">
      <w:pPr>
        <w:spacing w:line="360" w:lineRule="auto"/>
        <w:jc w:val="left"/>
        <w:rPr>
          <w:rFonts w:ascii="宋体" w:hAnsi="宋体" w:cs="宋体" w:hint="eastAsia"/>
          <w:sz w:val="24"/>
        </w:rPr>
      </w:pPr>
      <w:r>
        <w:rPr>
          <w:rFonts w:ascii="宋体" w:hAnsi="宋体" w:cs="宋体" w:hint="eastAsia"/>
          <w:sz w:val="24"/>
        </w:rPr>
        <w:t>主要研究内容：</w:t>
      </w:r>
    </w:p>
    <w:p w14:paraId="003289B9" w14:textId="77777777" w:rsidR="00AE3F54" w:rsidRDefault="00000000">
      <w:pPr>
        <w:spacing w:line="360" w:lineRule="auto"/>
        <w:jc w:val="left"/>
        <w:rPr>
          <w:rFonts w:ascii="宋体" w:hAnsi="宋体" w:cs="宋体" w:hint="eastAsia"/>
          <w:sz w:val="24"/>
        </w:rPr>
      </w:pPr>
      <w:r>
        <w:rPr>
          <w:rFonts w:ascii="宋体" w:hAnsi="宋体" w:cs="宋体" w:hint="eastAsia"/>
          <w:sz w:val="24"/>
        </w:rPr>
        <w:t>拟解决的重大科学问题或关键技术问题：</w:t>
      </w:r>
    </w:p>
    <w:p w14:paraId="6F8DD7C1" w14:textId="77777777" w:rsidR="00AE3F54" w:rsidRDefault="00000000">
      <w:pPr>
        <w:spacing w:line="360" w:lineRule="auto"/>
        <w:jc w:val="left"/>
        <w:rPr>
          <w:rFonts w:ascii="宋体" w:hAnsi="宋体" w:cs="宋体" w:hint="eastAsia"/>
          <w:sz w:val="24"/>
        </w:rPr>
      </w:pPr>
      <w:r>
        <w:rPr>
          <w:rFonts w:ascii="宋体" w:hAnsi="宋体" w:cs="宋体" w:hint="eastAsia"/>
          <w:sz w:val="24"/>
        </w:rPr>
        <w:t>考核指标及评测手段/方法：</w:t>
      </w:r>
    </w:p>
    <w:p w14:paraId="7BEC6EA3" w14:textId="77777777" w:rsidR="00AE3F54" w:rsidRDefault="00000000">
      <w:pPr>
        <w:spacing w:line="360" w:lineRule="auto"/>
        <w:jc w:val="left"/>
        <w:rPr>
          <w:rFonts w:ascii="宋体" w:hAnsi="宋体" w:cs="宋体" w:hint="eastAsia"/>
          <w:sz w:val="24"/>
        </w:rPr>
      </w:pPr>
      <w:r>
        <w:rPr>
          <w:rFonts w:ascii="宋体" w:hAnsi="宋体" w:cs="宋体" w:hint="eastAsia"/>
          <w:sz w:val="24"/>
        </w:rPr>
        <w:t>参加单位任务分工</w:t>
      </w:r>
    </w:p>
    <w:p w14:paraId="5237E590" w14:textId="77777777" w:rsidR="00AE3F54" w:rsidRDefault="00000000">
      <w:pPr>
        <w:spacing w:line="360" w:lineRule="auto"/>
        <w:jc w:val="left"/>
        <w:rPr>
          <w:rFonts w:ascii="宋体" w:hAnsi="宋体" w:cs="宋体" w:hint="eastAsia"/>
          <w:sz w:val="24"/>
        </w:rPr>
      </w:pPr>
      <w:r>
        <w:rPr>
          <w:rFonts w:ascii="宋体" w:hAnsi="宋体" w:cs="宋体" w:hint="eastAsia"/>
          <w:sz w:val="24"/>
        </w:rPr>
        <w:t>......</w:t>
      </w:r>
    </w:p>
    <w:p w14:paraId="6EC3588B" w14:textId="77777777" w:rsidR="00AE3F54" w:rsidRDefault="00AE3F54">
      <w:pPr>
        <w:spacing w:line="360" w:lineRule="auto"/>
        <w:jc w:val="left"/>
        <w:rPr>
          <w:rFonts w:ascii="宋体" w:hAnsi="宋体" w:cs="宋体" w:hint="eastAsia"/>
          <w:sz w:val="24"/>
        </w:rPr>
      </w:pPr>
    </w:p>
    <w:p w14:paraId="3199FC62" w14:textId="77777777" w:rsidR="00AE3F54" w:rsidRDefault="00AE3F54">
      <w:pPr>
        <w:spacing w:line="360" w:lineRule="auto"/>
        <w:jc w:val="left"/>
        <w:rPr>
          <w:rFonts w:ascii="宋体" w:hAnsi="宋体" w:cs="宋体" w:hint="eastAsia"/>
          <w:sz w:val="24"/>
        </w:rPr>
      </w:pPr>
    </w:p>
    <w:p w14:paraId="2C39BA70" w14:textId="77777777" w:rsidR="00AE3F54" w:rsidRDefault="00000000">
      <w:pPr>
        <w:spacing w:line="360" w:lineRule="auto"/>
        <w:jc w:val="left"/>
        <w:rPr>
          <w:rFonts w:ascii="宋体" w:hAnsi="宋体" w:hint="eastAsia"/>
          <w:sz w:val="24"/>
        </w:rPr>
      </w:pPr>
      <w:r>
        <w:rPr>
          <w:rFonts w:ascii="宋体" w:hAnsi="宋体" w:cs="宋体" w:hint="eastAsia"/>
          <w:bCs/>
          <w:sz w:val="24"/>
        </w:rPr>
        <w:t>2、</w:t>
      </w:r>
      <w:r>
        <w:rPr>
          <w:rFonts w:ascii="宋体" w:hAnsi="宋体" w:cs="宋体" w:hint="eastAsia"/>
          <w:sz w:val="24"/>
        </w:rPr>
        <w:t>任务</w:t>
      </w:r>
      <w:r>
        <w:rPr>
          <w:rFonts w:ascii="宋体" w:hAnsi="宋体" w:cs="宋体" w:hint="eastAsia"/>
          <w:bCs/>
          <w:sz w:val="24"/>
        </w:rPr>
        <w:t>2：</w:t>
      </w:r>
      <w:proofErr w:type="spellStart"/>
      <w:r>
        <w:rPr>
          <w:rFonts w:ascii="宋体" w:hAnsi="宋体" w:cs="宋体" w:hint="eastAsia"/>
          <w:bCs/>
          <w:sz w:val="24"/>
        </w:rPr>
        <w:t>xxxxx</w:t>
      </w:r>
      <w:proofErr w:type="spellEnd"/>
      <w:r>
        <w:rPr>
          <w:rFonts w:ascii="宋体" w:hAnsi="宋体" w:cs="宋体" w:hint="eastAsia"/>
          <w:bCs/>
          <w:sz w:val="24"/>
        </w:rPr>
        <w:t>（提纲同上）</w:t>
      </w:r>
    </w:p>
    <w:p w14:paraId="769EC9E3" w14:textId="77777777" w:rsidR="00AE3F54" w:rsidRDefault="00000000">
      <w:pPr>
        <w:spacing w:line="360" w:lineRule="auto"/>
        <w:jc w:val="left"/>
        <w:rPr>
          <w:rFonts w:ascii="宋体" w:hAnsi="宋体" w:cs="宋体" w:hint="eastAsia"/>
          <w:sz w:val="24"/>
        </w:rPr>
      </w:pPr>
      <w:r>
        <w:rPr>
          <w:rFonts w:ascii="宋体" w:hAnsi="宋体" w:cs="宋体" w:hint="eastAsia"/>
          <w:sz w:val="24"/>
        </w:rPr>
        <w:t>......</w:t>
      </w:r>
    </w:p>
    <w:p w14:paraId="2DA0E0D1" w14:textId="77777777" w:rsidR="00AE3F54" w:rsidRDefault="00AE3F54">
      <w:pPr>
        <w:spacing w:line="360" w:lineRule="auto"/>
        <w:jc w:val="left"/>
        <w:rPr>
          <w:rFonts w:ascii="宋体" w:hAnsi="宋体" w:cs="宋体" w:hint="eastAsia"/>
          <w:sz w:val="24"/>
        </w:rPr>
      </w:pPr>
    </w:p>
    <w:p w14:paraId="405DAF5B" w14:textId="77777777" w:rsidR="00AE3F54" w:rsidRDefault="00000000">
      <w:pPr>
        <w:spacing w:line="360" w:lineRule="auto"/>
        <w:jc w:val="left"/>
        <w:rPr>
          <w:rFonts w:ascii="宋体" w:hAnsi="宋体" w:cs="宋体" w:hint="eastAsia"/>
          <w:sz w:val="24"/>
        </w:rPr>
      </w:pPr>
      <w:r>
        <w:rPr>
          <w:rFonts w:ascii="宋体" w:hAnsi="宋体" w:cs="宋体" w:hint="eastAsia"/>
          <w:sz w:val="24"/>
        </w:rPr>
        <w:lastRenderedPageBreak/>
        <w:t>（多项任务时，可参考上述提纲自行添加相应内容）</w:t>
      </w:r>
    </w:p>
    <w:p w14:paraId="5BFB6381"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(各单位切合自身负责的子课题，按每个任务要求撰写，包括研究目标、主要研究内容、拟解决的重大科学问题或关键技术问题、考核指标及评测手段/方法、任务分工（800字的）)</w:t>
      </w:r>
    </w:p>
    <w:p w14:paraId="001B2B11" w14:textId="77777777" w:rsidR="00AE3F54" w:rsidRDefault="00AE3F54">
      <w:pPr>
        <w:pStyle w:val="a0"/>
        <w:rPr>
          <w:rFonts w:ascii="宋体" w:hAnsi="宋体" w:hint="eastAsia"/>
          <w:sz w:val="24"/>
          <w:highlight w:val="yellow"/>
        </w:rPr>
      </w:pPr>
    </w:p>
    <w:p w14:paraId="2786CB87" w14:textId="77777777" w:rsidR="00AE3F54" w:rsidRDefault="00000000">
      <w:r>
        <w:rPr>
          <w:rFonts w:hint="eastAsia"/>
        </w:rPr>
        <w:t>子课题：基于通感基站的低空目标实时定位与跟踪</w:t>
      </w:r>
    </w:p>
    <w:p w14:paraId="4EBC3E27" w14:textId="77777777" w:rsidR="00AE3F54" w:rsidRDefault="00AE3F54"/>
    <w:p w14:paraId="62C485D8" w14:textId="77777777" w:rsidR="00AE3F54" w:rsidRDefault="00000000">
      <w:pPr>
        <w:spacing w:line="360" w:lineRule="auto"/>
        <w:jc w:val="left"/>
      </w:pPr>
      <w:r>
        <w:rPr>
          <w:rFonts w:hint="eastAsia"/>
        </w:rPr>
        <w:t>（</w:t>
      </w:r>
      <w:r>
        <w:rPr>
          <w:rFonts w:hint="eastAsia"/>
        </w:rPr>
        <w:t>1</w:t>
      </w:r>
      <w:r>
        <w:rPr>
          <w:rFonts w:hint="eastAsia"/>
        </w:rPr>
        <w:t>）异构信号融合与高精度定位</w:t>
      </w:r>
      <w:r>
        <w:rPr>
          <w:rFonts w:hint="eastAsia"/>
        </w:rPr>
        <w:t xml:space="preserve">  </w:t>
      </w:r>
    </w:p>
    <w:p w14:paraId="7E258F93" w14:textId="31AD880F" w:rsidR="00AE3F54" w:rsidRDefault="00B75E91">
      <w:pPr>
        <w:spacing w:line="360" w:lineRule="auto"/>
        <w:jc w:val="left"/>
      </w:pPr>
      <w:ins w:id="2" w:author="Meidong Xia" w:date="2025-10-03T20:39:00Z" w16du:dateUtc="2025-10-03T12:39:00Z">
        <w:r>
          <w:rPr>
            <w:rFonts w:hint="eastAsia"/>
          </w:rPr>
          <w:t>鉴于</w:t>
        </w:r>
      </w:ins>
      <w:del w:id="3" w:author="Meidong Xia" w:date="2025-10-03T20:39:00Z" w16du:dateUtc="2025-10-03T12:39:00Z">
        <w:r w:rsidR="00000000" w:rsidDel="00B75E91">
          <w:rPr>
            <w:rFonts w:hint="eastAsia"/>
          </w:rPr>
          <w:delText>针对</w:delText>
        </w:r>
      </w:del>
      <w:r w:rsidR="00000000">
        <w:rPr>
          <w:rFonts w:hint="eastAsia"/>
        </w:rPr>
        <w:t>通感基站</w:t>
      </w:r>
      <w:ins w:id="4" w:author="Meidong Xia" w:date="2025-10-03T20:36:00Z" w16du:dateUtc="2025-10-03T12:36:00Z">
        <w:r>
          <w:rPr>
            <w:rFonts w:hint="eastAsia"/>
          </w:rPr>
          <w:t>接收的</w:t>
        </w:r>
      </w:ins>
      <w:del w:id="5" w:author="Meidong Xia" w:date="2025-10-03T20:36:00Z" w16du:dateUtc="2025-10-03T12:36:00Z">
        <w:r w:rsidR="00000000" w:rsidDel="00B75E91">
          <w:rPr>
            <w:rFonts w:hint="eastAsia"/>
          </w:rPr>
          <w:delText>内</w:delText>
        </w:r>
      </w:del>
      <w:r w:rsidR="00000000">
        <w:rPr>
          <w:rFonts w:hint="eastAsia"/>
        </w:rPr>
        <w:t>感知回波信号与通信散射信号在时频特性、分辨能力与精度指标上存在</w:t>
      </w:r>
      <w:ins w:id="6" w:author="Meidong Xia" w:date="2025-10-03T20:37:00Z" w16du:dateUtc="2025-10-03T12:37:00Z">
        <w:r>
          <w:rPr>
            <w:rFonts w:hint="eastAsia"/>
          </w:rPr>
          <w:t>的</w:t>
        </w:r>
      </w:ins>
      <w:r w:rsidR="00000000">
        <w:rPr>
          <w:rFonts w:hint="eastAsia"/>
        </w:rPr>
        <w:t>根本性差异</w:t>
      </w:r>
      <w:del w:id="7" w:author="Meidong Xia" w:date="2025-10-03T20:37:00Z" w16du:dateUtc="2025-10-03T12:37:00Z">
        <w:r w:rsidR="00000000" w:rsidDel="00B75E91">
          <w:rPr>
            <w:rFonts w:hint="eastAsia"/>
          </w:rPr>
          <w:delText>的问题</w:delText>
        </w:r>
      </w:del>
      <w:r w:rsidR="00000000">
        <w:rPr>
          <w:rFonts w:hint="eastAsia"/>
        </w:rPr>
        <w:t>，</w:t>
      </w:r>
      <w:del w:id="8" w:author="Meidong Xia" w:date="2025-10-03T20:37:00Z" w16du:dateUtc="2025-10-03T12:37:00Z">
        <w:r w:rsidR="00000000" w:rsidDel="00B75E91">
          <w:rPr>
            <w:rFonts w:hint="eastAsia"/>
          </w:rPr>
          <w:delText>拟</w:delText>
        </w:r>
      </w:del>
      <w:ins w:id="9" w:author="Meidong Xia" w:date="2025-10-03T20:37:00Z" w16du:dateUtc="2025-10-03T12:37:00Z">
        <w:r>
          <w:rPr>
            <w:rFonts w:hint="eastAsia"/>
          </w:rPr>
          <w:t>本</w:t>
        </w:r>
      </w:ins>
      <w:r w:rsidR="00000000">
        <w:rPr>
          <w:rFonts w:hint="eastAsia"/>
        </w:rPr>
        <w:t>研究</w:t>
      </w:r>
      <w:ins w:id="10" w:author="Meidong Xia" w:date="2025-10-03T20:37:00Z" w16du:dateUtc="2025-10-03T12:37:00Z">
        <w:r>
          <w:rPr>
            <w:rFonts w:hint="eastAsia"/>
          </w:rPr>
          <w:t>拟</w:t>
        </w:r>
      </w:ins>
      <w:ins w:id="11" w:author="Meidong Xia" w:date="2025-10-03T20:40:00Z" w16du:dateUtc="2025-10-03T12:40:00Z">
        <w:r w:rsidR="00F22141">
          <w:rPr>
            <w:rFonts w:hint="eastAsia"/>
          </w:rPr>
          <w:t>针对这一挑战，</w:t>
        </w:r>
      </w:ins>
      <w:ins w:id="12" w:author="Meidong Xia" w:date="2025-10-03T20:37:00Z" w16du:dateUtc="2025-10-03T12:37:00Z">
        <w:r>
          <w:rPr>
            <w:rFonts w:hint="eastAsia"/>
          </w:rPr>
          <w:t>探索异构信号处理技术，</w:t>
        </w:r>
      </w:ins>
      <w:r w:rsidR="00000000">
        <w:rPr>
          <w:rFonts w:hint="eastAsia"/>
        </w:rPr>
        <w:t>包括跨域联合信号表征理论与多源数据深度融合方法</w:t>
      </w:r>
      <w:del w:id="13" w:author="Meidong Xia" w:date="2025-10-03T20:37:00Z" w16du:dateUtc="2025-10-03T12:37:00Z">
        <w:r w:rsidR="00000000" w:rsidDel="00B75E91">
          <w:rPr>
            <w:rFonts w:hint="eastAsia"/>
          </w:rPr>
          <w:delText>的异构信号处理技术</w:delText>
        </w:r>
      </w:del>
      <w:r w:rsidR="00000000">
        <w:rPr>
          <w:rFonts w:hint="eastAsia"/>
        </w:rPr>
        <w:t>，</w:t>
      </w:r>
      <w:ins w:id="14" w:author="Meidong Xia" w:date="2025-10-03T20:38:00Z" w16du:dateUtc="2025-10-03T12:38:00Z">
        <w:r>
          <w:rPr>
            <w:rFonts w:hint="eastAsia"/>
          </w:rPr>
          <w:t>以</w:t>
        </w:r>
      </w:ins>
      <w:r w:rsidR="00000000">
        <w:rPr>
          <w:rFonts w:hint="eastAsia"/>
        </w:rPr>
        <w:t>实现感知与通信信号的协同处理与最优融合。具体内容如下：</w:t>
      </w:r>
      <w:del w:id="15" w:author="Meidong Xia" w:date="2025-10-03T20:38:00Z" w16du:dateUtc="2025-10-03T12:38:00Z">
        <w:r w:rsidR="00000000" w:rsidDel="00B75E91">
          <w:rPr>
            <w:rFonts w:hint="eastAsia"/>
          </w:rPr>
          <w:delText xml:space="preserve">  </w:delText>
        </w:r>
      </w:del>
    </w:p>
    <w:p w14:paraId="2EEB2493" w14:textId="38D5E24E" w:rsidR="00AE3F54" w:rsidRDefault="00000000">
      <w:pPr>
        <w:spacing w:line="360" w:lineRule="auto"/>
        <w:jc w:val="left"/>
      </w:pPr>
      <w:r>
        <w:rPr>
          <w:rFonts w:hint="eastAsia"/>
        </w:rPr>
        <w:t xml:space="preserve">- </w:t>
      </w:r>
      <w:r>
        <w:rPr>
          <w:rFonts w:hint="eastAsia"/>
        </w:rPr>
        <w:t>跨域联合信号表征理论：基于信号协同处理理论，将不同模态信号映射</w:t>
      </w:r>
      <w:ins w:id="16" w:author="Meidong Xia" w:date="2025-10-03T20:41:00Z" w16du:dateUtc="2025-10-03T12:41:00Z">
        <w:r w:rsidR="00F22141">
          <w:rPr>
            <w:rFonts w:hint="eastAsia"/>
          </w:rPr>
          <w:t>到</w:t>
        </w:r>
      </w:ins>
      <w:del w:id="17" w:author="Meidong Xia" w:date="2025-10-03T20:41:00Z" w16du:dateUtc="2025-10-03T12:41:00Z">
        <w:r w:rsidDel="00F22141">
          <w:rPr>
            <w:rFonts w:hint="eastAsia"/>
          </w:rPr>
          <w:delText>至</w:delText>
        </w:r>
      </w:del>
      <w:r>
        <w:rPr>
          <w:rFonts w:hint="eastAsia"/>
        </w:rPr>
        <w:t>统一的联合嵌入空间，通过特征对齐机制实现雷达距离</w:t>
      </w:r>
      <w:r>
        <w:rPr>
          <w:rFonts w:hint="eastAsia"/>
        </w:rPr>
        <w:t>-</w:t>
      </w:r>
      <w:r>
        <w:rPr>
          <w:rFonts w:hint="eastAsia"/>
        </w:rPr>
        <w:t>角度域特征与通信多普勒</w:t>
      </w:r>
      <w:r>
        <w:rPr>
          <w:rFonts w:hint="eastAsia"/>
        </w:rPr>
        <w:t>-</w:t>
      </w:r>
      <w:r>
        <w:rPr>
          <w:rFonts w:hint="eastAsia"/>
        </w:rPr>
        <w:t>相位域特征的协同表征，</w:t>
      </w:r>
      <w:ins w:id="18" w:author="Meidong Xia" w:date="2025-10-03T20:42:00Z" w16du:dateUtc="2025-10-03T12:42:00Z">
        <w:r w:rsidR="00F22141">
          <w:rPr>
            <w:rFonts w:hint="eastAsia"/>
          </w:rPr>
          <w:t>以</w:t>
        </w:r>
      </w:ins>
      <w:r>
        <w:rPr>
          <w:rFonts w:hint="eastAsia"/>
        </w:rPr>
        <w:t>满足定位精度的一致性约束。</w:t>
      </w:r>
      <w:del w:id="19" w:author="Meidong Xia" w:date="2025-10-03T20:42:00Z" w16du:dateUtc="2025-10-03T12:42:00Z">
        <w:r w:rsidDel="00F22141">
          <w:rPr>
            <w:rFonts w:hint="eastAsia"/>
          </w:rPr>
          <w:delText xml:space="preserve">  </w:delText>
        </w:r>
      </w:del>
    </w:p>
    <w:p w14:paraId="6E9D086A" w14:textId="0D8C9216" w:rsidR="00AE3F54" w:rsidRDefault="00000000">
      <w:pPr>
        <w:spacing w:line="360" w:lineRule="auto"/>
        <w:jc w:val="left"/>
      </w:pPr>
      <w:r>
        <w:rPr>
          <w:rFonts w:hint="eastAsia"/>
        </w:rPr>
        <w:t xml:space="preserve">- </w:t>
      </w:r>
      <w:r>
        <w:rPr>
          <w:rFonts w:hint="eastAsia"/>
        </w:rPr>
        <w:t>多源数据深度融合方法：基于贝叶斯状态估计理论，构建状态空间模型与序贯估计框架</w:t>
      </w:r>
      <w:ins w:id="20" w:author="Meidong Xia" w:date="2025-10-03T20:43:00Z" w16du:dateUtc="2025-10-03T12:43:00Z">
        <w:r w:rsidR="00F22141">
          <w:rPr>
            <w:rFonts w:hint="eastAsia"/>
          </w:rPr>
          <w:t>，</w:t>
        </w:r>
      </w:ins>
      <w:del w:id="21" w:author="Meidong Xia" w:date="2025-10-03T20:43:00Z" w16du:dateUtc="2025-10-03T12:43:00Z">
        <w:r w:rsidDel="00F22141">
          <w:rPr>
            <w:rFonts w:hint="eastAsia"/>
          </w:rPr>
          <w:delText>；</w:delText>
        </w:r>
      </w:del>
      <w:r>
        <w:rPr>
          <w:rFonts w:hint="eastAsia"/>
        </w:rPr>
        <w:t>将定位问题建模为多观测量联合估计的优化问题</w:t>
      </w:r>
      <w:del w:id="22" w:author="Meidong Xia" w:date="2025-10-03T20:43:00Z" w16du:dateUtc="2025-10-03T12:43:00Z">
        <w:r w:rsidDel="00F22141">
          <w:rPr>
            <w:rFonts w:hint="eastAsia"/>
          </w:rPr>
          <w:delText>，</w:delText>
        </w:r>
      </w:del>
      <w:ins w:id="23" w:author="Meidong Xia" w:date="2025-10-03T20:43:00Z" w16du:dateUtc="2025-10-03T12:43:00Z">
        <w:r w:rsidR="00F22141">
          <w:rPr>
            <w:rFonts w:hint="eastAsia"/>
          </w:rPr>
          <w:t>。进一步</w:t>
        </w:r>
      </w:ins>
      <w:r>
        <w:rPr>
          <w:rFonts w:hint="eastAsia"/>
        </w:rPr>
        <w:t>设计高效的联合定位与跟踪算法，从高维观测信号空间中挖掘目标运动状态参数的深层时空关联，实现对目标位置、速度等状态量的持续</w:t>
      </w:r>
      <w:ins w:id="24" w:author="Meidong Xia" w:date="2025-10-03T20:44:00Z" w16du:dateUtc="2025-10-03T12:44:00Z">
        <w:r w:rsidR="00F22141">
          <w:rPr>
            <w:rFonts w:hint="eastAsia"/>
          </w:rPr>
          <w:t>精准</w:t>
        </w:r>
      </w:ins>
      <w:r>
        <w:rPr>
          <w:rFonts w:hint="eastAsia"/>
        </w:rPr>
        <w:t>跟踪。</w:t>
      </w:r>
    </w:p>
    <w:p w14:paraId="206CF80A" w14:textId="77777777" w:rsidR="00AE3F54" w:rsidRDefault="00AE3F54">
      <w:pPr>
        <w:spacing w:line="360" w:lineRule="auto"/>
        <w:jc w:val="left"/>
      </w:pPr>
    </w:p>
    <w:p w14:paraId="57ED0C2D" w14:textId="77777777" w:rsidR="00AE3F54" w:rsidRDefault="00000000">
      <w:pPr>
        <w:spacing w:line="360" w:lineRule="auto"/>
        <w:jc w:val="left"/>
      </w:pPr>
      <w:r>
        <w:rPr>
          <w:rFonts w:hint="eastAsia"/>
        </w:rPr>
        <w:t>（</w:t>
      </w:r>
      <w:r>
        <w:rPr>
          <w:rFonts w:hint="eastAsia"/>
        </w:rPr>
        <w:t>2</w:t>
      </w:r>
      <w:r>
        <w:rPr>
          <w:rFonts w:hint="eastAsia"/>
        </w:rPr>
        <w:t>）自适应跟踪与误差控制</w:t>
      </w:r>
      <w:r>
        <w:rPr>
          <w:rFonts w:hint="eastAsia"/>
        </w:rPr>
        <w:t xml:space="preserve">  </w:t>
      </w:r>
    </w:p>
    <w:p w14:paraId="7E3674F3" w14:textId="7F62AD5D" w:rsidR="00AE3F54" w:rsidRDefault="00000000">
      <w:pPr>
        <w:spacing w:line="360" w:lineRule="auto"/>
        <w:jc w:val="left"/>
      </w:pPr>
      <w:r>
        <w:rPr>
          <w:rFonts w:hint="eastAsia"/>
        </w:rPr>
        <w:t>针对低空复杂环境中</w:t>
      </w:r>
      <w:ins w:id="25" w:author="Meidong Xia" w:date="2025-10-03T20:46:00Z" w16du:dateUtc="2025-10-03T12:46:00Z">
        <w:r w:rsidR="00AA2179">
          <w:rPr>
            <w:rFonts w:hint="eastAsia"/>
          </w:rPr>
          <w:t>，</w:t>
        </w:r>
      </w:ins>
      <w:r>
        <w:rPr>
          <w:rFonts w:hint="eastAsia"/>
        </w:rPr>
        <w:t>多径传播、大气折射导致的非视距误差</w:t>
      </w:r>
      <w:del w:id="26" w:author="Meidong Xia" w:date="2025-10-03T20:45:00Z" w16du:dateUtc="2025-10-03T12:45:00Z">
        <w:r w:rsidDel="00AA2179">
          <w:rPr>
            <w:rFonts w:hint="eastAsia"/>
          </w:rPr>
          <w:delText>与</w:delText>
        </w:r>
      </w:del>
      <w:ins w:id="27" w:author="Meidong Xia" w:date="2025-10-03T20:45:00Z" w16du:dateUtc="2025-10-03T12:45:00Z">
        <w:r w:rsidR="00AA2179">
          <w:rPr>
            <w:rFonts w:hint="eastAsia"/>
          </w:rPr>
          <w:t>以及</w:t>
        </w:r>
      </w:ins>
      <w:r>
        <w:rPr>
          <w:rFonts w:hint="eastAsia"/>
        </w:rPr>
        <w:t>目标运动模式突变</w:t>
      </w:r>
      <w:del w:id="28" w:author="Meidong Xia" w:date="2025-10-03T20:46:00Z" w16du:dateUtc="2025-10-03T12:46:00Z">
        <w:r w:rsidDel="00AA2179">
          <w:rPr>
            <w:rFonts w:hint="eastAsia"/>
          </w:rPr>
          <w:delText>共同影响</w:delText>
        </w:r>
      </w:del>
      <w:ins w:id="29" w:author="Meidong Xia" w:date="2025-10-03T20:46:00Z" w16du:dateUtc="2025-10-03T12:46:00Z">
        <w:r w:rsidR="00AA2179">
          <w:rPr>
            <w:rFonts w:hint="eastAsia"/>
          </w:rPr>
          <w:t>对</w:t>
        </w:r>
      </w:ins>
      <w:r>
        <w:rPr>
          <w:rFonts w:hint="eastAsia"/>
        </w:rPr>
        <w:t>跟踪性能的</w:t>
      </w:r>
      <w:ins w:id="30" w:author="Meidong Xia" w:date="2025-10-03T20:46:00Z" w16du:dateUtc="2025-10-03T12:46:00Z">
        <w:r w:rsidR="00AA2179">
          <w:rPr>
            <w:rFonts w:hint="eastAsia"/>
          </w:rPr>
          <w:t>共同影响</w:t>
        </w:r>
      </w:ins>
      <w:del w:id="31" w:author="Meidong Xia" w:date="2025-10-03T20:46:00Z" w16du:dateUtc="2025-10-03T12:46:00Z">
        <w:r w:rsidDel="00AA2179">
          <w:rPr>
            <w:rFonts w:hint="eastAsia"/>
          </w:rPr>
          <w:delText>问题</w:delText>
        </w:r>
      </w:del>
      <w:r>
        <w:rPr>
          <w:rFonts w:hint="eastAsia"/>
        </w:rPr>
        <w:t>，</w:t>
      </w:r>
      <w:ins w:id="32" w:author="Meidong Xia" w:date="2025-10-03T20:47:00Z" w16du:dateUtc="2025-10-03T12:47:00Z">
        <w:r w:rsidR="00AA2179">
          <w:rPr>
            <w:rFonts w:hint="eastAsia"/>
          </w:rPr>
          <w:t>本</w:t>
        </w:r>
      </w:ins>
      <w:del w:id="33" w:author="Meidong Xia" w:date="2025-10-03T20:47:00Z" w16du:dateUtc="2025-10-03T12:47:00Z">
        <w:r w:rsidDel="00AA2179">
          <w:rPr>
            <w:rFonts w:hint="eastAsia"/>
          </w:rPr>
          <w:delText>拟</w:delText>
        </w:r>
      </w:del>
      <w:r>
        <w:rPr>
          <w:rFonts w:hint="eastAsia"/>
        </w:rPr>
        <w:t>研究</w:t>
      </w:r>
      <w:ins w:id="34" w:author="Meidong Xia" w:date="2025-10-03T20:47:00Z" w16du:dateUtc="2025-10-03T12:47:00Z">
        <w:r w:rsidR="00AA2179">
          <w:rPr>
            <w:rFonts w:hint="eastAsia"/>
          </w:rPr>
          <w:t>拟探索</w:t>
        </w:r>
      </w:ins>
      <w:r>
        <w:rPr>
          <w:rFonts w:hint="eastAsia"/>
        </w:rPr>
        <w:t>多源误差的动态校正方法，</w:t>
      </w:r>
      <w:ins w:id="35" w:author="Meidong Xia" w:date="2025-10-03T20:47:00Z" w16du:dateUtc="2025-10-03T12:47:00Z">
        <w:r w:rsidR="00AA2179">
          <w:rPr>
            <w:rFonts w:hint="eastAsia"/>
          </w:rPr>
          <w:t>并</w:t>
        </w:r>
      </w:ins>
      <w:r>
        <w:rPr>
          <w:rFonts w:hint="eastAsia"/>
        </w:rPr>
        <w:t>发展定位</w:t>
      </w:r>
      <w:r>
        <w:rPr>
          <w:rFonts w:hint="eastAsia"/>
        </w:rPr>
        <w:t>-</w:t>
      </w:r>
      <w:r>
        <w:rPr>
          <w:rFonts w:hint="eastAsia"/>
        </w:rPr>
        <w:t>跟踪</w:t>
      </w:r>
      <w:r>
        <w:rPr>
          <w:rFonts w:hint="eastAsia"/>
        </w:rPr>
        <w:t>-</w:t>
      </w:r>
      <w:r>
        <w:rPr>
          <w:rFonts w:hint="eastAsia"/>
        </w:rPr>
        <w:t>预测的联合优化</w:t>
      </w:r>
      <w:ins w:id="36" w:author="Meidong Xia" w:date="2025-10-03T20:47:00Z" w16du:dateUtc="2025-10-03T12:47:00Z">
        <w:r w:rsidR="00AA2179">
          <w:rPr>
            <w:rFonts w:hint="eastAsia"/>
          </w:rPr>
          <w:t>策略</w:t>
        </w:r>
      </w:ins>
      <w:del w:id="37" w:author="Meidong Xia" w:date="2025-10-03T20:47:00Z" w16du:dateUtc="2025-10-03T12:47:00Z">
        <w:r w:rsidDel="00AA2179">
          <w:rPr>
            <w:rFonts w:hint="eastAsia"/>
          </w:rPr>
          <w:delText>方法</w:delText>
        </w:r>
      </w:del>
      <w:r>
        <w:rPr>
          <w:rFonts w:hint="eastAsia"/>
        </w:rPr>
        <w:t>，</w:t>
      </w:r>
      <w:ins w:id="38" w:author="Meidong Xia" w:date="2025-10-03T20:47:00Z" w16du:dateUtc="2025-10-03T12:47:00Z">
        <w:r w:rsidR="00AA2179">
          <w:rPr>
            <w:rFonts w:hint="eastAsia"/>
          </w:rPr>
          <w:t>以</w:t>
        </w:r>
      </w:ins>
      <w:r>
        <w:rPr>
          <w:rFonts w:hint="eastAsia"/>
        </w:rPr>
        <w:t>实现</w:t>
      </w:r>
      <w:del w:id="39" w:author="Meidong Xia" w:date="2025-10-03T20:48:00Z" w16du:dateUtc="2025-10-03T12:48:00Z">
        <w:r w:rsidDel="00AA2179">
          <w:rPr>
            <w:rFonts w:hint="eastAsia"/>
          </w:rPr>
          <w:delText>对</w:delText>
        </w:r>
      </w:del>
      <w:r>
        <w:rPr>
          <w:rFonts w:hint="eastAsia"/>
        </w:rPr>
        <w:t>复杂环境</w:t>
      </w:r>
      <w:ins w:id="40" w:author="Meidong Xia" w:date="2025-10-03T20:48:00Z" w16du:dateUtc="2025-10-03T12:48:00Z">
        <w:r w:rsidR="00AA2179">
          <w:rPr>
            <w:rFonts w:hint="eastAsia"/>
          </w:rPr>
          <w:t>下</w:t>
        </w:r>
      </w:ins>
      <w:r>
        <w:rPr>
          <w:rFonts w:hint="eastAsia"/>
        </w:rPr>
        <w:t>自适应的鲁棒跟踪系统。具体内容如下：</w:t>
      </w:r>
      <w:r>
        <w:rPr>
          <w:rFonts w:hint="eastAsia"/>
        </w:rPr>
        <w:t xml:space="preserve">  </w:t>
      </w:r>
    </w:p>
    <w:p w14:paraId="6921C52C" w14:textId="42EEC0E7" w:rsidR="00AE3F54" w:rsidRDefault="00000000">
      <w:pPr>
        <w:spacing w:line="360" w:lineRule="auto"/>
        <w:jc w:val="left"/>
      </w:pPr>
      <w:r>
        <w:rPr>
          <w:rFonts w:hint="eastAsia"/>
        </w:rPr>
        <w:t xml:space="preserve">- </w:t>
      </w:r>
      <w:r>
        <w:rPr>
          <w:rFonts w:hint="eastAsia"/>
        </w:rPr>
        <w:t>多源误差动态校正方法：构建基于深度学习的误差动态补偿理论，通过深度神经网络建立环境特征与定位误差的映射关系，</w:t>
      </w:r>
      <w:ins w:id="41" w:author="Meidong Xia" w:date="2025-10-03T20:54:00Z" w16du:dateUtc="2025-10-03T12:54:00Z">
        <w:r w:rsidR="00923A56">
          <w:rPr>
            <w:rFonts w:hint="eastAsia"/>
          </w:rPr>
          <w:t>并</w:t>
        </w:r>
      </w:ins>
      <w:r>
        <w:rPr>
          <w:rFonts w:hint="eastAsia"/>
        </w:rPr>
        <w:t>刻画多径与非视距传播引入的系统性误差的时变分布规律，</w:t>
      </w:r>
      <w:ins w:id="42" w:author="Meidong Xia" w:date="2025-10-03T20:54:00Z" w16du:dateUtc="2025-10-03T12:54:00Z">
        <w:r w:rsidR="00923A56">
          <w:rPr>
            <w:rFonts w:hint="eastAsia"/>
          </w:rPr>
          <w:t>从而</w:t>
        </w:r>
      </w:ins>
      <w:r>
        <w:rPr>
          <w:rFonts w:hint="eastAsia"/>
        </w:rPr>
        <w:t>实现误差的智能动态补偿。</w:t>
      </w:r>
      <w:r>
        <w:rPr>
          <w:rFonts w:hint="eastAsia"/>
        </w:rPr>
        <w:t xml:space="preserve">  </w:t>
      </w:r>
    </w:p>
    <w:p w14:paraId="17515935" w14:textId="130E8DFF" w:rsidR="00AE3F54" w:rsidRDefault="00000000">
      <w:pPr>
        <w:spacing w:line="360" w:lineRule="auto"/>
        <w:jc w:val="left"/>
      </w:pPr>
      <w:r>
        <w:rPr>
          <w:rFonts w:hint="eastAsia"/>
        </w:rPr>
        <w:t xml:space="preserve">- </w:t>
      </w:r>
      <w:r>
        <w:rPr>
          <w:rFonts w:hint="eastAsia"/>
        </w:rPr>
        <w:t>自适应联合优化方法：基于多模型估计框架构建复合运动模型集，采用扩展卡尔曼滤波算法实现多模型并行估计</w:t>
      </w:r>
      <w:ins w:id="43" w:author="Meidong Xia" w:date="2025-10-03T20:57:00Z" w16du:dateUtc="2025-10-03T12:57:00Z">
        <w:r w:rsidR="00923A56">
          <w:rPr>
            <w:rFonts w:hint="eastAsia"/>
          </w:rPr>
          <w:t>；</w:t>
        </w:r>
      </w:ins>
      <w:del w:id="44" w:author="Meidong Xia" w:date="2025-10-03T20:56:00Z" w16du:dateUtc="2025-10-03T12:56:00Z">
        <w:r w:rsidDel="00923A56">
          <w:rPr>
            <w:rFonts w:hint="eastAsia"/>
          </w:rPr>
          <w:delText>；</w:delText>
        </w:r>
      </w:del>
      <w:r>
        <w:rPr>
          <w:rFonts w:hint="eastAsia"/>
        </w:rPr>
        <w:t>融合物理模型与数据驱动方法，通过运动学方程</w:t>
      </w:r>
      <w:ins w:id="45" w:author="Meidong Xia" w:date="2025-10-03T20:56:00Z" w16du:dateUtc="2025-10-03T12:56:00Z">
        <w:r w:rsidR="00923A56">
          <w:rPr>
            <w:rFonts w:hint="eastAsia"/>
          </w:rPr>
          <w:t>进行</w:t>
        </w:r>
      </w:ins>
      <w:r>
        <w:rPr>
          <w:rFonts w:hint="eastAsia"/>
        </w:rPr>
        <w:t>状态</w:t>
      </w:r>
      <w:ins w:id="46" w:author="Meidong Xia" w:date="2025-10-03T20:56:00Z" w16du:dateUtc="2025-10-03T12:56:00Z">
        <w:r w:rsidR="00923A56">
          <w:rPr>
            <w:rFonts w:hint="eastAsia"/>
          </w:rPr>
          <w:t>预测，并利用</w:t>
        </w:r>
      </w:ins>
      <w:del w:id="47" w:author="Meidong Xia" w:date="2025-10-03T20:56:00Z" w16du:dateUtc="2025-10-03T12:56:00Z">
        <w:r w:rsidDel="00923A56">
          <w:rPr>
            <w:rFonts w:hint="eastAsia"/>
          </w:rPr>
          <w:delText>推演与</w:delText>
        </w:r>
      </w:del>
      <w:r>
        <w:rPr>
          <w:rFonts w:hint="eastAsia"/>
        </w:rPr>
        <w:t>长短期记忆网络</w:t>
      </w:r>
      <w:ins w:id="48" w:author="Meidong Xia" w:date="2025-10-03T20:56:00Z" w16du:dateUtc="2025-10-03T12:56:00Z">
        <w:r w:rsidR="00923A56">
          <w:rPr>
            <w:rFonts w:hint="eastAsia"/>
          </w:rPr>
          <w:t>进行</w:t>
        </w:r>
      </w:ins>
      <w:del w:id="49" w:author="Meidong Xia" w:date="2025-10-03T20:56:00Z" w16du:dateUtc="2025-10-03T12:56:00Z">
        <w:r w:rsidDel="00923A56">
          <w:rPr>
            <w:rFonts w:hint="eastAsia"/>
          </w:rPr>
          <w:delText>的</w:delText>
        </w:r>
      </w:del>
      <w:r>
        <w:rPr>
          <w:rFonts w:hint="eastAsia"/>
        </w:rPr>
        <w:t>残差补偿，构建</w:t>
      </w:r>
      <w:r>
        <w:rPr>
          <w:rFonts w:hint="eastAsia"/>
        </w:rPr>
        <w:t>"</w:t>
      </w:r>
      <w:r>
        <w:rPr>
          <w:rFonts w:hint="eastAsia"/>
        </w:rPr>
        <w:t>跟踪</w:t>
      </w:r>
      <w:r>
        <w:rPr>
          <w:rFonts w:hint="eastAsia"/>
        </w:rPr>
        <w:t>-</w:t>
      </w:r>
      <w:r>
        <w:rPr>
          <w:rFonts w:hint="eastAsia"/>
        </w:rPr>
        <w:t>预测</w:t>
      </w:r>
      <w:r>
        <w:rPr>
          <w:rFonts w:hint="eastAsia"/>
        </w:rPr>
        <w:t>"</w:t>
      </w:r>
      <w:r>
        <w:rPr>
          <w:rFonts w:hint="eastAsia"/>
        </w:rPr>
        <w:t>双向赋能的闭环系统，</w:t>
      </w:r>
      <w:ins w:id="50" w:author="Meidong Xia" w:date="2025-10-03T20:57:00Z" w16du:dateUtc="2025-10-03T12:57:00Z">
        <w:r w:rsidR="00923A56">
          <w:rPr>
            <w:rFonts w:hint="eastAsia"/>
          </w:rPr>
          <w:t>以</w:t>
        </w:r>
      </w:ins>
      <w:r>
        <w:rPr>
          <w:rFonts w:hint="eastAsia"/>
        </w:rPr>
        <w:t>实现对目标轨迹的</w:t>
      </w:r>
      <w:ins w:id="51" w:author="Meidong Xia" w:date="2025-10-03T20:57:00Z" w16du:dateUtc="2025-10-03T12:57:00Z">
        <w:r w:rsidR="00923A56">
          <w:rPr>
            <w:rFonts w:hint="eastAsia"/>
          </w:rPr>
          <w:t>高</w:t>
        </w:r>
      </w:ins>
      <w:r>
        <w:rPr>
          <w:rFonts w:hint="eastAsia"/>
        </w:rPr>
        <w:t>精</w:t>
      </w:r>
      <w:ins w:id="52" w:author="Meidong Xia" w:date="2025-10-03T20:57:00Z" w16du:dateUtc="2025-10-03T12:57:00Z">
        <w:r w:rsidR="00923A56">
          <w:rPr>
            <w:rFonts w:hint="eastAsia"/>
          </w:rPr>
          <w:t>度</w:t>
        </w:r>
      </w:ins>
      <w:del w:id="53" w:author="Meidong Xia" w:date="2025-10-03T20:57:00Z" w16du:dateUtc="2025-10-03T12:57:00Z">
        <w:r w:rsidDel="00923A56">
          <w:rPr>
            <w:rFonts w:hint="eastAsia"/>
          </w:rPr>
          <w:delText>准</w:delText>
        </w:r>
      </w:del>
      <w:r>
        <w:rPr>
          <w:rFonts w:hint="eastAsia"/>
        </w:rPr>
        <w:t>短时预测。</w:t>
      </w:r>
    </w:p>
    <w:p w14:paraId="50B76B6D" w14:textId="77777777" w:rsidR="00AE3F54" w:rsidRDefault="00AE3F54">
      <w:pPr>
        <w:pStyle w:val="a0"/>
      </w:pPr>
    </w:p>
    <w:p w14:paraId="40AAB6A4"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四、主要创新点</w:t>
      </w:r>
    </w:p>
    <w:p w14:paraId="7A5D3D3A" w14:textId="77777777" w:rsidR="00AE3F54" w:rsidRDefault="00000000">
      <w:pPr>
        <w:spacing w:line="360" w:lineRule="auto"/>
        <w:jc w:val="left"/>
        <w:rPr>
          <w:rFonts w:ascii="宋体" w:hAnsi="宋体" w:cs="宋体" w:hint="eastAsia"/>
          <w:sz w:val="24"/>
        </w:rPr>
      </w:pPr>
      <w:r>
        <w:rPr>
          <w:rFonts w:ascii="宋体" w:hAnsi="宋体" w:cs="宋体" w:hint="eastAsia"/>
          <w:sz w:val="24"/>
        </w:rPr>
        <w:t>围绕基础前沿、共性关键技术或应用示范等层面，简述项目的主要创新点及标志性成果。</w:t>
      </w:r>
      <w:r>
        <w:rPr>
          <w:rFonts w:ascii="宋体" w:hAnsi="宋体" w:cs="宋体" w:hint="eastAsia"/>
          <w:sz w:val="24"/>
        </w:rPr>
        <w:lastRenderedPageBreak/>
        <w:t>每项创新点的描述限500字以内。</w:t>
      </w:r>
    </w:p>
    <w:p w14:paraId="6F300651"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1、创新点1：</w:t>
      </w:r>
      <w:proofErr w:type="spellStart"/>
      <w:r>
        <w:rPr>
          <w:rFonts w:ascii="宋体" w:hAnsi="宋体" w:cs="宋体" w:hint="eastAsia"/>
          <w:bCs/>
          <w:sz w:val="24"/>
        </w:rPr>
        <w:t>xxxxx</w:t>
      </w:r>
      <w:proofErr w:type="spellEnd"/>
    </w:p>
    <w:p w14:paraId="71765804" w14:textId="77777777" w:rsidR="00AE3F54" w:rsidRDefault="00AE3F54">
      <w:pPr>
        <w:spacing w:line="360" w:lineRule="auto"/>
        <w:jc w:val="left"/>
        <w:rPr>
          <w:rFonts w:ascii="宋体" w:hAnsi="宋体" w:cs="宋体" w:hint="eastAsia"/>
          <w:sz w:val="24"/>
        </w:rPr>
      </w:pPr>
    </w:p>
    <w:p w14:paraId="73858E4F" w14:textId="77777777" w:rsidR="00AE3F54" w:rsidRDefault="00AE3F54">
      <w:pPr>
        <w:spacing w:line="360" w:lineRule="auto"/>
        <w:jc w:val="left"/>
        <w:rPr>
          <w:rFonts w:ascii="宋体" w:hAnsi="宋体" w:cs="宋体" w:hint="eastAsia"/>
          <w:sz w:val="24"/>
        </w:rPr>
      </w:pPr>
    </w:p>
    <w:p w14:paraId="29D1B300" w14:textId="77777777" w:rsidR="00AE3F54" w:rsidRDefault="00000000">
      <w:pPr>
        <w:spacing w:line="360" w:lineRule="auto"/>
        <w:jc w:val="left"/>
        <w:rPr>
          <w:rFonts w:ascii="宋体" w:hAnsi="宋体" w:cs="宋体" w:hint="eastAsia"/>
          <w:bCs/>
          <w:sz w:val="24"/>
        </w:rPr>
      </w:pPr>
      <w:r>
        <w:rPr>
          <w:rFonts w:ascii="宋体" w:hAnsi="宋体" w:cs="宋体" w:hint="eastAsia"/>
          <w:bCs/>
          <w:sz w:val="24"/>
        </w:rPr>
        <w:t>2、创新点2：</w:t>
      </w:r>
      <w:proofErr w:type="spellStart"/>
      <w:r>
        <w:rPr>
          <w:rFonts w:ascii="宋体" w:hAnsi="宋体" w:cs="宋体" w:hint="eastAsia"/>
          <w:bCs/>
          <w:sz w:val="24"/>
        </w:rPr>
        <w:t>xxxxx</w:t>
      </w:r>
      <w:proofErr w:type="spellEnd"/>
    </w:p>
    <w:p w14:paraId="6F4E5C46"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(各单位切合自身负责的子课题，提出至少2-3项创新点，每项创新点的描述限500字以内的要求撰写)</w:t>
      </w:r>
    </w:p>
    <w:p w14:paraId="0701CDBB" w14:textId="77777777" w:rsidR="00AE3F54" w:rsidRDefault="00AE3F54">
      <w:pPr>
        <w:spacing w:line="360" w:lineRule="auto"/>
        <w:jc w:val="left"/>
        <w:rPr>
          <w:rFonts w:ascii="宋体" w:hAnsi="宋体" w:cs="宋体" w:hint="eastAsia"/>
          <w:sz w:val="24"/>
        </w:rPr>
      </w:pPr>
    </w:p>
    <w:p w14:paraId="32DF8109" w14:textId="77777777" w:rsidR="00AE3F54" w:rsidRDefault="00000000">
      <w:pPr>
        <w:spacing w:line="360" w:lineRule="auto"/>
        <w:jc w:val="left"/>
      </w:pPr>
      <w:r>
        <w:rPr>
          <w:rFonts w:hint="eastAsia"/>
        </w:rPr>
        <w:t xml:space="preserve">1. </w:t>
      </w:r>
      <w:r>
        <w:rPr>
          <w:rFonts w:hint="eastAsia"/>
        </w:rPr>
        <w:t>突破单站感知局限：异构信号深度融合技术，实现低空目标精准定位的新途径</w:t>
      </w:r>
    </w:p>
    <w:p w14:paraId="520197FD" w14:textId="75F550CA" w:rsidR="00AE3F54" w:rsidRDefault="00000000">
      <w:pPr>
        <w:spacing w:line="360" w:lineRule="auto"/>
        <w:jc w:val="left"/>
      </w:pPr>
      <w:r>
        <w:rPr>
          <w:rFonts w:hint="eastAsia"/>
        </w:rPr>
        <w:t>传统低空感知技术依赖单一信号源或外部多站协同，存在部署成本高、系统复杂及响应延迟等问题。</w:t>
      </w:r>
      <w:ins w:id="54" w:author="Meidong Xia" w:date="2025-10-03T20:59:00Z" w16du:dateUtc="2025-10-03T12:59:00Z">
        <w:r w:rsidR="00E5306A">
          <w:rPr>
            <w:rFonts w:hint="eastAsia"/>
          </w:rPr>
          <w:t>针对这一挑战，</w:t>
        </w:r>
      </w:ins>
      <w:r>
        <w:rPr>
          <w:rFonts w:hint="eastAsia"/>
        </w:rPr>
        <w:t>本项目创新性地提出基于单通感基站的异构信号深度融合技术框架</w:t>
      </w:r>
      <w:del w:id="55" w:author="Meidong Xia" w:date="2025-10-03T21:00:00Z" w16du:dateUtc="2025-10-03T13:00:00Z">
        <w:r w:rsidDel="0084239E">
          <w:rPr>
            <w:rFonts w:hint="eastAsia"/>
          </w:rPr>
          <w:delText>，</w:delText>
        </w:r>
      </w:del>
      <w:ins w:id="56" w:author="Meidong Xia" w:date="2025-10-03T21:00:00Z" w16du:dateUtc="2025-10-03T13:00:00Z">
        <w:r w:rsidR="0084239E">
          <w:rPr>
            <w:rFonts w:hint="eastAsia"/>
          </w:rPr>
          <w:t>。该框架</w:t>
        </w:r>
      </w:ins>
      <w:r>
        <w:rPr>
          <w:rFonts w:hint="eastAsia"/>
        </w:rPr>
        <w:t>充分挖掘基站内部雷达与通信信号的互补特性，通过建立统一的数学表征与优化融合模型，实现在无外部协同条件下的高精度实时定位。具体包括：</w:t>
      </w:r>
    </w:p>
    <w:p w14:paraId="268544B2" w14:textId="1CDBF123" w:rsidR="00AE3F54" w:rsidRDefault="00000000">
      <w:pPr>
        <w:spacing w:line="360" w:lineRule="auto"/>
        <w:jc w:val="left"/>
      </w:pPr>
      <w:r>
        <w:rPr>
          <w:rFonts w:hint="eastAsia"/>
        </w:rPr>
        <w:t>（</w:t>
      </w:r>
      <w:r>
        <w:rPr>
          <w:rFonts w:hint="eastAsia"/>
        </w:rPr>
        <w:t>1</w:t>
      </w:r>
      <w:r>
        <w:rPr>
          <w:rFonts w:hint="eastAsia"/>
        </w:rPr>
        <w:t>）提出基于信号协同处理的统一表征方法，</w:t>
      </w:r>
      <w:ins w:id="57" w:author="Meidong Xia" w:date="2025-10-03T21:05:00Z" w16du:dateUtc="2025-10-03T13:05:00Z">
        <w:r w:rsidR="00A93894">
          <w:rPr>
            <w:rFonts w:hint="eastAsia"/>
          </w:rPr>
          <w:t>通过</w:t>
        </w:r>
      </w:ins>
      <w:r>
        <w:rPr>
          <w:rFonts w:hint="eastAsia"/>
        </w:rPr>
        <w:t>将异构信号映射至统一联合嵌入空间，解决雷达与通信信号在时频特性、分辨能力与精度指标上</w:t>
      </w:r>
      <w:del w:id="58" w:author="Meidong Xia" w:date="2025-10-03T21:06:00Z" w16du:dateUtc="2025-10-03T13:06:00Z">
        <w:r w:rsidDel="00A93894">
          <w:rPr>
            <w:rFonts w:hint="eastAsia"/>
          </w:rPr>
          <w:delText>的</w:delText>
        </w:r>
      </w:del>
      <w:ins w:id="59" w:author="Meidong Xia" w:date="2025-10-03T21:06:00Z" w16du:dateUtc="2025-10-03T13:06:00Z">
        <w:r w:rsidR="00A93894">
          <w:rPr>
            <w:rFonts w:hint="eastAsia"/>
          </w:rPr>
          <w:t>存在</w:t>
        </w:r>
      </w:ins>
      <w:r>
        <w:rPr>
          <w:rFonts w:hint="eastAsia"/>
        </w:rPr>
        <w:t>根本性差异</w:t>
      </w:r>
      <w:ins w:id="60" w:author="Meidong Xia" w:date="2025-10-03T21:06:00Z" w16du:dateUtc="2025-10-03T13:06:00Z">
        <w:r w:rsidR="00A93894">
          <w:rPr>
            <w:rFonts w:hint="eastAsia"/>
          </w:rPr>
          <w:t>的</w:t>
        </w:r>
      </w:ins>
      <w:r>
        <w:rPr>
          <w:rFonts w:hint="eastAsia"/>
        </w:rPr>
        <w:t>问题，实现信号层面的深度对齐与互补增强。</w:t>
      </w:r>
    </w:p>
    <w:p w14:paraId="2A8B1984" w14:textId="7B820DFD" w:rsidR="00AE3F54" w:rsidRDefault="00000000">
      <w:pPr>
        <w:spacing w:line="360" w:lineRule="auto"/>
        <w:jc w:val="left"/>
      </w:pPr>
      <w:r>
        <w:rPr>
          <w:rFonts w:hint="eastAsia"/>
        </w:rPr>
        <w:t>（</w:t>
      </w:r>
      <w:r>
        <w:rPr>
          <w:rFonts w:hint="eastAsia"/>
        </w:rPr>
        <w:t>2</w:t>
      </w:r>
      <w:r>
        <w:rPr>
          <w:rFonts w:hint="eastAsia"/>
        </w:rPr>
        <w:t>）构建基于深度学习的误差动态补偿机制，通过深度神经网络建立环境特征与定位误差的映射关系，</w:t>
      </w:r>
      <w:ins w:id="61" w:author="Meidong Xia" w:date="2025-10-03T21:07:00Z" w16du:dateUtc="2025-10-03T13:07:00Z">
        <w:r w:rsidR="00A93894">
          <w:rPr>
            <w:rFonts w:hint="eastAsia"/>
          </w:rPr>
          <w:t>并</w:t>
        </w:r>
      </w:ins>
      <w:r>
        <w:rPr>
          <w:rFonts w:hint="eastAsia"/>
        </w:rPr>
        <w:t>利用条件生成对抗网络对低空典型的多径和非视距传播误差进行在线建模与实时校正，</w:t>
      </w:r>
      <w:del w:id="62" w:author="Meidong Xia" w:date="2025-10-03T21:08:00Z" w16du:dateUtc="2025-10-03T13:08:00Z">
        <w:r w:rsidDel="00A93894">
          <w:rPr>
            <w:rFonts w:hint="eastAsia"/>
          </w:rPr>
          <w:delText>显著</w:delText>
        </w:r>
      </w:del>
      <w:ins w:id="63" w:author="Meidong Xia" w:date="2025-10-03T21:08:00Z" w16du:dateUtc="2025-10-03T13:08:00Z">
        <w:r w:rsidR="00A93894">
          <w:rPr>
            <w:rFonts w:hint="eastAsia"/>
          </w:rPr>
          <w:t>以</w:t>
        </w:r>
      </w:ins>
      <w:r>
        <w:rPr>
          <w:rFonts w:hint="eastAsia"/>
        </w:rPr>
        <w:t>提升单站定位的环境适应性。</w:t>
      </w:r>
    </w:p>
    <w:p w14:paraId="2E3D093E" w14:textId="18D0C712" w:rsidR="00AE3F54" w:rsidRDefault="00000000">
      <w:pPr>
        <w:spacing w:line="360" w:lineRule="auto"/>
        <w:jc w:val="left"/>
      </w:pPr>
      <w:r>
        <w:rPr>
          <w:rFonts w:hint="eastAsia"/>
        </w:rPr>
        <w:t>（</w:t>
      </w:r>
      <w:r>
        <w:rPr>
          <w:rFonts w:hint="eastAsia"/>
        </w:rPr>
        <w:t>3</w:t>
      </w:r>
      <w:r>
        <w:rPr>
          <w:rFonts w:hint="eastAsia"/>
        </w:rPr>
        <w:t>）设计基于贝叶斯状态估计的融合优化准则，通过状态空间建模与序贯估计方法，从高维观测信号空间中挖掘目标运动状态参数的深层时空关联，</w:t>
      </w:r>
      <w:ins w:id="64" w:author="Meidong Xia" w:date="2025-10-03T21:08:00Z" w16du:dateUtc="2025-10-03T13:08:00Z">
        <w:r w:rsidR="00A93894">
          <w:rPr>
            <w:rFonts w:hint="eastAsia"/>
          </w:rPr>
          <w:t>以</w:t>
        </w:r>
      </w:ins>
      <w:r>
        <w:rPr>
          <w:rFonts w:hint="eastAsia"/>
        </w:rPr>
        <w:t>实现</w:t>
      </w:r>
      <w:ins w:id="65" w:author="Meidong Xia" w:date="2025-10-03T21:09:00Z" w16du:dateUtc="2025-10-03T13:09:00Z">
        <w:r w:rsidR="00A93894" w:rsidRPr="00A93894">
          <w:rPr>
            <w:rFonts w:hint="eastAsia"/>
          </w:rPr>
          <w:t>对目标</w:t>
        </w:r>
        <w:r w:rsidR="00A93894">
          <w:rPr>
            <w:rFonts w:hint="eastAsia"/>
          </w:rPr>
          <w:t>的</w:t>
        </w:r>
        <w:r w:rsidR="00A93894" w:rsidRPr="00A93894">
          <w:rPr>
            <w:rFonts w:hint="eastAsia"/>
          </w:rPr>
          <w:t>持续精准跟踪</w:t>
        </w:r>
      </w:ins>
      <w:del w:id="66" w:author="Meidong Xia" w:date="2025-10-03T21:09:00Z" w16du:dateUtc="2025-10-03T13:09:00Z">
        <w:r w:rsidDel="00A93894">
          <w:rPr>
            <w:rFonts w:hint="eastAsia"/>
          </w:rPr>
          <w:delText>定位性能的理论突破</w:delText>
        </w:r>
      </w:del>
      <w:r>
        <w:rPr>
          <w:rFonts w:hint="eastAsia"/>
        </w:rPr>
        <w:t>。</w:t>
      </w:r>
    </w:p>
    <w:p w14:paraId="1F763F32" w14:textId="77777777" w:rsidR="00AE3F54" w:rsidRDefault="00AE3F54">
      <w:pPr>
        <w:spacing w:line="360" w:lineRule="auto"/>
        <w:jc w:val="left"/>
      </w:pPr>
    </w:p>
    <w:p w14:paraId="12E758BB" w14:textId="77777777" w:rsidR="00AE3F54" w:rsidRDefault="00000000">
      <w:pPr>
        <w:spacing w:line="360" w:lineRule="auto"/>
        <w:jc w:val="left"/>
      </w:pPr>
      <w:r>
        <w:rPr>
          <w:rFonts w:hint="eastAsia"/>
        </w:rPr>
        <w:t xml:space="preserve">2. </w:t>
      </w:r>
      <w:r>
        <w:rPr>
          <w:rFonts w:hint="eastAsia"/>
        </w:rPr>
        <w:t>超越固定模型约束：自适应跟踪预测技术，构建强机动目标连续感知的新范式</w:t>
      </w:r>
    </w:p>
    <w:p w14:paraId="2B279F0C" w14:textId="68D4F218" w:rsidR="00AE3F54" w:rsidRDefault="00000000">
      <w:pPr>
        <w:spacing w:line="360" w:lineRule="auto"/>
        <w:jc w:val="left"/>
      </w:pPr>
      <w:r>
        <w:rPr>
          <w:rFonts w:hint="eastAsia"/>
        </w:rPr>
        <w:t>现有跟踪算法大多依赖预设运动模型，在应对低空目标运动模式突变的复杂场景时，存在模型失配、跟踪滞后及轨迹发散等固有缺陷。</w:t>
      </w:r>
      <w:ins w:id="67" w:author="Meidong Xia" w:date="2025-10-03T21:11:00Z" w16du:dateUtc="2025-10-03T13:11:00Z">
        <w:r w:rsidR="00AB5A47">
          <w:rPr>
            <w:rFonts w:hint="eastAsia"/>
          </w:rPr>
          <w:t>针对这一问题，</w:t>
        </w:r>
      </w:ins>
      <w:r>
        <w:rPr>
          <w:rFonts w:hint="eastAsia"/>
        </w:rPr>
        <w:t>本项目创新性地提出模型与数据双驱动的自适应跟踪技术范式，通过构建具有环境自适应能力的跟踪预测框架，实现对目标运动特性的实时感知与动态匹配。具体包括：</w:t>
      </w:r>
    </w:p>
    <w:p w14:paraId="55522379" w14:textId="20C8CB6A" w:rsidR="00AE3F54" w:rsidRDefault="00000000">
      <w:pPr>
        <w:spacing w:line="360" w:lineRule="auto"/>
        <w:jc w:val="left"/>
      </w:pPr>
      <w:r>
        <w:rPr>
          <w:rFonts w:hint="eastAsia"/>
        </w:rPr>
        <w:t>（</w:t>
      </w:r>
      <w:r>
        <w:rPr>
          <w:rFonts w:hint="eastAsia"/>
        </w:rPr>
        <w:t>1</w:t>
      </w:r>
      <w:r>
        <w:rPr>
          <w:rFonts w:hint="eastAsia"/>
        </w:rPr>
        <w:t>）建立多模型估计与自适应滤波架构，通过构建复合运动模型集</w:t>
      </w:r>
      <w:ins w:id="68" w:author="Meidong Xia" w:date="2025-10-03T21:13:00Z" w16du:dateUtc="2025-10-03T13:13:00Z">
        <w:r w:rsidR="00115C42">
          <w:rPr>
            <w:rFonts w:hint="eastAsia"/>
          </w:rPr>
          <w:t>并引入</w:t>
        </w:r>
      </w:ins>
      <w:del w:id="69" w:author="Meidong Xia" w:date="2025-10-03T21:13:00Z" w16du:dateUtc="2025-10-03T13:13:00Z">
        <w:r w:rsidDel="00115C42">
          <w:rPr>
            <w:rFonts w:hint="eastAsia"/>
          </w:rPr>
          <w:delText>和</w:delText>
        </w:r>
      </w:del>
      <w:r>
        <w:rPr>
          <w:rFonts w:hint="eastAsia"/>
        </w:rPr>
        <w:t>马尔可夫转移机制，实现运动模式的在线辨识与平滑切换，</w:t>
      </w:r>
      <w:ins w:id="70" w:author="Meidong Xia" w:date="2025-10-03T21:13:00Z" w16du:dateUtc="2025-10-03T13:13:00Z">
        <w:r w:rsidR="00115C42">
          <w:rPr>
            <w:rFonts w:hint="eastAsia"/>
          </w:rPr>
          <w:t>有效</w:t>
        </w:r>
      </w:ins>
      <w:r>
        <w:rPr>
          <w:rFonts w:hint="eastAsia"/>
        </w:rPr>
        <w:t>解决传统算法中模型固定</w:t>
      </w:r>
      <w:del w:id="71" w:author="Meidong Xia" w:date="2025-10-03T21:13:00Z" w16du:dateUtc="2025-10-03T13:13:00Z">
        <w:r w:rsidDel="00115C42">
          <w:rPr>
            <w:rFonts w:hint="eastAsia"/>
          </w:rPr>
          <w:delText>与</w:delText>
        </w:r>
      </w:del>
      <w:ins w:id="72" w:author="Meidong Xia" w:date="2025-10-03T21:13:00Z" w16du:dateUtc="2025-10-03T13:13:00Z">
        <w:r w:rsidR="00115C42">
          <w:rPr>
            <w:rFonts w:hint="eastAsia"/>
          </w:rPr>
          <w:t>导致的</w:t>
        </w:r>
      </w:ins>
      <w:r>
        <w:rPr>
          <w:rFonts w:hint="eastAsia"/>
        </w:rPr>
        <w:t>场景失配</w:t>
      </w:r>
      <w:ins w:id="73" w:author="Meidong Xia" w:date="2025-10-03T21:13:00Z" w16du:dateUtc="2025-10-03T13:13:00Z">
        <w:r w:rsidR="00115C42">
          <w:rPr>
            <w:rFonts w:hint="eastAsia"/>
          </w:rPr>
          <w:t>问题，从而提升</w:t>
        </w:r>
      </w:ins>
      <w:ins w:id="74" w:author="Meidong Xia" w:date="2025-10-03T21:14:00Z" w16du:dateUtc="2025-10-03T13:14:00Z">
        <w:r w:rsidR="00115C42">
          <w:rPr>
            <w:rFonts w:hint="eastAsia"/>
          </w:rPr>
          <w:t>跟踪系统的适应性与精度</w:t>
        </w:r>
      </w:ins>
      <w:del w:id="75" w:author="Meidong Xia" w:date="2025-10-03T21:13:00Z" w16du:dateUtc="2025-10-03T13:13:00Z">
        <w:r w:rsidDel="00115C42">
          <w:rPr>
            <w:rFonts w:hint="eastAsia"/>
          </w:rPr>
          <w:delText>的根本矛盾</w:delText>
        </w:r>
      </w:del>
      <w:r>
        <w:rPr>
          <w:rFonts w:hint="eastAsia"/>
        </w:rPr>
        <w:t>。</w:t>
      </w:r>
    </w:p>
    <w:p w14:paraId="53AFB4B3" w14:textId="572404BF" w:rsidR="00AE3F54" w:rsidRDefault="00000000">
      <w:pPr>
        <w:spacing w:line="360" w:lineRule="auto"/>
        <w:jc w:val="left"/>
      </w:pPr>
      <w:r>
        <w:rPr>
          <w:rFonts w:hint="eastAsia"/>
        </w:rPr>
        <w:t>（</w:t>
      </w:r>
      <w:r>
        <w:rPr>
          <w:rFonts w:hint="eastAsia"/>
        </w:rPr>
        <w:t>2</w:t>
      </w:r>
      <w:r>
        <w:rPr>
          <w:rFonts w:hint="eastAsia"/>
        </w:rPr>
        <w:t>）提出物理模型与神经网络融合的预测方法，通过运动学方程</w:t>
      </w:r>
      <w:ins w:id="76" w:author="Meidong Xia" w:date="2025-10-03T21:15:00Z" w16du:dateUtc="2025-10-03T13:15:00Z">
        <w:r w:rsidR="00115C42">
          <w:rPr>
            <w:rFonts w:hint="eastAsia"/>
          </w:rPr>
          <w:t>的</w:t>
        </w:r>
      </w:ins>
      <w:r>
        <w:rPr>
          <w:rFonts w:hint="eastAsia"/>
        </w:rPr>
        <w:t>状态推演与长短期记忆网络的残</w:t>
      </w:r>
      <w:r>
        <w:rPr>
          <w:rFonts w:hint="eastAsia"/>
        </w:rPr>
        <w:lastRenderedPageBreak/>
        <w:t>差补偿，实现对目标未来轨迹的精准短时预估，有效</w:t>
      </w:r>
      <w:del w:id="77" w:author="Meidong Xia" w:date="2025-10-03T21:16:00Z" w16du:dateUtc="2025-10-03T13:16:00Z">
        <w:r w:rsidDel="00115C42">
          <w:rPr>
            <w:rFonts w:hint="eastAsia"/>
          </w:rPr>
          <w:delText>克服系统在应对突发机动时的预测局限</w:delText>
        </w:r>
      </w:del>
      <w:ins w:id="78" w:author="Meidong Xia" w:date="2025-10-03T21:16:00Z" w16du:dateUtc="2025-10-03T13:16:00Z">
        <w:r w:rsidR="00115C42">
          <w:rPr>
            <w:rFonts w:hint="eastAsia"/>
          </w:rPr>
          <w:t>弥补</w:t>
        </w:r>
      </w:ins>
      <w:ins w:id="79" w:author="Meidong Xia" w:date="2025-10-03T21:17:00Z" w16du:dateUtc="2025-10-03T13:17:00Z">
        <w:r w:rsidR="00115C42">
          <w:rPr>
            <w:rFonts w:hint="eastAsia"/>
          </w:rPr>
          <w:t>单一物理模型或数据驱动方法的不足</w:t>
        </w:r>
      </w:ins>
      <w:r>
        <w:rPr>
          <w:rFonts w:hint="eastAsia"/>
        </w:rPr>
        <w:t>。</w:t>
      </w:r>
    </w:p>
    <w:p w14:paraId="27736F54" w14:textId="77CB5EE2" w:rsidR="00AE3F54" w:rsidRDefault="00000000">
      <w:pPr>
        <w:spacing w:line="360" w:lineRule="auto"/>
        <w:jc w:val="left"/>
      </w:pPr>
      <w:r>
        <w:rPr>
          <w:rFonts w:hint="eastAsia"/>
        </w:rPr>
        <w:t>（</w:t>
      </w:r>
      <w:r>
        <w:rPr>
          <w:rFonts w:hint="eastAsia"/>
        </w:rPr>
        <w:t>3</w:t>
      </w:r>
      <w:r>
        <w:rPr>
          <w:rFonts w:hint="eastAsia"/>
        </w:rPr>
        <w:t>）开发跟踪</w:t>
      </w:r>
      <w:r>
        <w:rPr>
          <w:rFonts w:hint="eastAsia"/>
        </w:rPr>
        <w:t>-</w:t>
      </w:r>
      <w:r>
        <w:rPr>
          <w:rFonts w:hint="eastAsia"/>
        </w:rPr>
        <w:t>预测双向赋能的优化机制，</w:t>
      </w:r>
      <w:ins w:id="80" w:author="Meidong Xia" w:date="2025-10-03T21:18:00Z" w16du:dateUtc="2025-10-03T13:18:00Z">
        <w:r w:rsidR="00115C42">
          <w:rPr>
            <w:rFonts w:hint="eastAsia"/>
          </w:rPr>
          <w:t>通过</w:t>
        </w:r>
      </w:ins>
      <w:r>
        <w:rPr>
          <w:rFonts w:hint="eastAsia"/>
        </w:rPr>
        <w:t>构建</w:t>
      </w:r>
      <w:ins w:id="81" w:author="Meidong Xia" w:date="2025-10-03T21:18:00Z" w16du:dateUtc="2025-10-03T13:18:00Z">
        <w:r w:rsidR="00115C42">
          <w:rPr>
            <w:rFonts w:hint="eastAsia"/>
          </w:rPr>
          <w:t>涵盖</w:t>
        </w:r>
      </w:ins>
      <w:del w:id="82" w:author="Meidong Xia" w:date="2025-10-03T21:18:00Z" w16du:dateUtc="2025-10-03T13:18:00Z">
        <w:r w:rsidDel="00115C42">
          <w:rPr>
            <w:rFonts w:hint="eastAsia"/>
          </w:rPr>
          <w:delText>从</w:delText>
        </w:r>
      </w:del>
      <w:r>
        <w:rPr>
          <w:rFonts w:hint="eastAsia"/>
        </w:rPr>
        <w:t>实时状态估计</w:t>
      </w:r>
      <w:ins w:id="83" w:author="Meidong Xia" w:date="2025-10-03T21:18:00Z" w16du:dateUtc="2025-10-03T13:18:00Z">
        <w:r w:rsidR="00115C42">
          <w:rPr>
            <w:rFonts w:hint="eastAsia"/>
          </w:rPr>
          <w:t>与</w:t>
        </w:r>
      </w:ins>
      <w:del w:id="84" w:author="Meidong Xia" w:date="2025-10-03T21:18:00Z" w16du:dateUtc="2025-10-03T13:18:00Z">
        <w:r w:rsidDel="00115C42">
          <w:rPr>
            <w:rFonts w:hint="eastAsia"/>
          </w:rPr>
          <w:delText>到</w:delText>
        </w:r>
      </w:del>
      <w:r>
        <w:rPr>
          <w:rFonts w:hint="eastAsia"/>
        </w:rPr>
        <w:t>前瞻轨迹预测的完整技术链条，使系统具备在非平稳环境下持续优化的能力，</w:t>
      </w:r>
      <w:del w:id="85" w:author="Meidong Xia" w:date="2025-10-03T21:19:00Z" w16du:dateUtc="2025-10-03T13:19:00Z">
        <w:r w:rsidDel="00115C42">
          <w:rPr>
            <w:rFonts w:hint="eastAsia"/>
          </w:rPr>
          <w:delText>最终</w:delText>
        </w:r>
      </w:del>
      <w:ins w:id="86" w:author="Meidong Xia" w:date="2025-10-03T21:19:00Z" w16du:dateUtc="2025-10-03T13:19:00Z">
        <w:r w:rsidR="00115C42">
          <w:rPr>
            <w:rFonts w:hint="eastAsia"/>
          </w:rPr>
          <w:t>从而</w:t>
        </w:r>
      </w:ins>
      <w:r>
        <w:rPr>
          <w:rFonts w:hint="eastAsia"/>
        </w:rPr>
        <w:t>形成高可靠、高鲁棒</w:t>
      </w:r>
      <w:ins w:id="87" w:author="Meidong Xia" w:date="2025-10-03T21:19:00Z" w16du:dateUtc="2025-10-03T13:19:00Z">
        <w:r w:rsidR="00281023">
          <w:rPr>
            <w:rFonts w:hint="eastAsia"/>
          </w:rPr>
          <w:t>性</w:t>
        </w:r>
      </w:ins>
      <w:r>
        <w:rPr>
          <w:rFonts w:hint="eastAsia"/>
        </w:rPr>
        <w:t>的跟踪预测系统。</w:t>
      </w:r>
    </w:p>
    <w:p w14:paraId="1D0F3AAD" w14:textId="77777777" w:rsidR="00AE3F54" w:rsidRDefault="00AE3F54">
      <w:pPr>
        <w:pStyle w:val="a0"/>
      </w:pPr>
    </w:p>
    <w:p w14:paraId="4FD8FC4F" w14:textId="77777777" w:rsidR="00AE3F54" w:rsidRDefault="00000000">
      <w:pPr>
        <w:spacing w:line="360" w:lineRule="auto"/>
        <w:jc w:val="left"/>
        <w:outlineLvl w:val="1"/>
        <w:rPr>
          <w:rFonts w:ascii="黑体" w:eastAsia="黑体" w:hAnsi="宋体" w:cs="宋体" w:hint="eastAsia"/>
          <w:bCs/>
          <w:sz w:val="28"/>
          <w:szCs w:val="28"/>
        </w:rPr>
      </w:pPr>
      <w:r>
        <w:rPr>
          <w:rFonts w:ascii="黑体" w:eastAsia="黑体" w:hAnsi="宋体" w:cs="宋体" w:hint="eastAsia"/>
          <w:bCs/>
          <w:sz w:val="28"/>
          <w:szCs w:val="28"/>
        </w:rPr>
        <w:t>五、预期经济社会效益</w:t>
      </w:r>
    </w:p>
    <w:p w14:paraId="78A92122" w14:textId="77777777" w:rsidR="00AE3F54" w:rsidRDefault="00000000">
      <w:pPr>
        <w:spacing w:line="360" w:lineRule="auto"/>
        <w:jc w:val="left"/>
        <w:rPr>
          <w:rFonts w:ascii="宋体" w:hAnsi="宋体" w:cs="宋体" w:hint="eastAsia"/>
          <w:sz w:val="24"/>
        </w:rPr>
      </w:pPr>
      <w:r>
        <w:rPr>
          <w:rFonts w:ascii="宋体" w:hAnsi="宋体" w:cs="宋体" w:hint="eastAsia"/>
          <w:bCs/>
          <w:sz w:val="24"/>
        </w:rPr>
        <w:t>项目的科学、技术、产业预期指标及科学价值、社会、经济、生态效益。</w:t>
      </w:r>
      <w:r>
        <w:rPr>
          <w:rFonts w:ascii="宋体" w:hAnsi="宋体" w:cs="宋体" w:hint="eastAsia"/>
          <w:sz w:val="24"/>
        </w:rPr>
        <w:t>限1500字以内。</w:t>
      </w:r>
    </w:p>
    <w:p w14:paraId="13FFE208" w14:textId="77777777" w:rsidR="00AE3F54" w:rsidRDefault="00AE3F54">
      <w:pPr>
        <w:spacing w:line="360" w:lineRule="auto"/>
        <w:jc w:val="left"/>
        <w:rPr>
          <w:rFonts w:ascii="宋体" w:hAnsi="宋体" w:cs="宋体" w:hint="eastAsia"/>
          <w:sz w:val="24"/>
        </w:rPr>
      </w:pPr>
    </w:p>
    <w:p w14:paraId="15D6B91C" w14:textId="77777777" w:rsidR="00AE3F54" w:rsidRDefault="00000000">
      <w:pPr>
        <w:spacing w:line="360" w:lineRule="auto"/>
        <w:jc w:val="left"/>
        <w:rPr>
          <w:rFonts w:ascii="宋体" w:hAnsi="宋体" w:hint="eastAsia"/>
          <w:sz w:val="24"/>
          <w:highlight w:val="yellow"/>
        </w:rPr>
      </w:pPr>
      <w:r>
        <w:rPr>
          <w:rFonts w:ascii="宋体" w:hAnsi="宋体" w:hint="eastAsia"/>
          <w:sz w:val="24"/>
          <w:highlight w:val="yellow"/>
        </w:rPr>
        <w:t>(各单位切合自身负责的子课题，撰写400-600字)</w:t>
      </w:r>
    </w:p>
    <w:p w14:paraId="0C81D31C" w14:textId="77777777" w:rsidR="00AE3F54" w:rsidRDefault="00AE3F54">
      <w:pPr>
        <w:pStyle w:val="a0"/>
        <w:sectPr w:rsidR="00AE3F54">
          <w:pgSz w:w="11907" w:h="16840"/>
          <w:pgMar w:top="1418" w:right="1418" w:bottom="1701" w:left="1418" w:header="851" w:footer="1043" w:gutter="0"/>
          <w:cols w:space="720"/>
          <w:titlePg/>
          <w:docGrid w:linePitch="312"/>
        </w:sectPr>
      </w:pPr>
    </w:p>
    <w:p w14:paraId="311614C0" w14:textId="77777777" w:rsidR="00AE3F54" w:rsidRDefault="00AE3F54"/>
    <w:sectPr w:rsidR="00AE3F5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idong Xia" w:date="2025-10-03T20:30:00Z" w:initials="MX">
    <w:p w14:paraId="1A933A6B" w14:textId="77777777" w:rsidR="00B75E91" w:rsidRDefault="00B75E91" w:rsidP="00B75E91">
      <w:pPr>
        <w:pStyle w:val="a4"/>
      </w:pPr>
      <w:r>
        <w:rPr>
          <w:rStyle w:val="aa"/>
        </w:rPr>
        <w:annotationRef/>
      </w:r>
      <w:r>
        <w:rPr>
          <w:rFonts w:hint="eastAsia"/>
        </w:rPr>
        <w:t>针对？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933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DB5DF" w16cex:dateUtc="2025-10-03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933A6B" w16cid:durableId="4ADDB5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F12B" w14:textId="77777777" w:rsidR="00A87774" w:rsidRDefault="00A87774">
      <w:r>
        <w:separator/>
      </w:r>
    </w:p>
  </w:endnote>
  <w:endnote w:type="continuationSeparator" w:id="0">
    <w:p w14:paraId="5682803E" w14:textId="77777777" w:rsidR="00A87774" w:rsidRDefault="00A87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55AF" w14:textId="77777777" w:rsidR="00A87774" w:rsidRDefault="00A87774">
      <w:r>
        <w:separator/>
      </w:r>
    </w:p>
  </w:footnote>
  <w:footnote w:type="continuationSeparator" w:id="0">
    <w:p w14:paraId="507A8D3F" w14:textId="77777777" w:rsidR="00A87774" w:rsidRDefault="00A87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8453" w14:textId="77777777" w:rsidR="00AE3F54" w:rsidRDefault="00AE3F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D5E6D9"/>
    <w:multiLevelType w:val="multilevel"/>
    <w:tmpl w:val="CDD5E6D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6176852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idong Xia">
    <w15:presenceInfo w15:providerId="Windows Live" w15:userId="1b903b4208032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902588"/>
    <w:rsid w:val="00115C42"/>
    <w:rsid w:val="00281023"/>
    <w:rsid w:val="008339E9"/>
    <w:rsid w:val="0084239E"/>
    <w:rsid w:val="00923A56"/>
    <w:rsid w:val="00A87774"/>
    <w:rsid w:val="00A93894"/>
    <w:rsid w:val="00AA2179"/>
    <w:rsid w:val="00AB5A47"/>
    <w:rsid w:val="00AE3F54"/>
    <w:rsid w:val="00B75E91"/>
    <w:rsid w:val="00E5306A"/>
    <w:rsid w:val="00F22141"/>
    <w:rsid w:val="029A1B3E"/>
    <w:rsid w:val="03070A06"/>
    <w:rsid w:val="0394658D"/>
    <w:rsid w:val="042A3990"/>
    <w:rsid w:val="05AD7DDA"/>
    <w:rsid w:val="05DB66F5"/>
    <w:rsid w:val="0B696BDA"/>
    <w:rsid w:val="1057100A"/>
    <w:rsid w:val="11373992"/>
    <w:rsid w:val="141E2CF7"/>
    <w:rsid w:val="1A5A2DE1"/>
    <w:rsid w:val="1BB00348"/>
    <w:rsid w:val="1BDA45A3"/>
    <w:rsid w:val="1BF12377"/>
    <w:rsid w:val="2E7B1F74"/>
    <w:rsid w:val="346040E6"/>
    <w:rsid w:val="3A5B3385"/>
    <w:rsid w:val="42A17DA3"/>
    <w:rsid w:val="4E6B74B7"/>
    <w:rsid w:val="50157C99"/>
    <w:rsid w:val="501871CB"/>
    <w:rsid w:val="53E249BD"/>
    <w:rsid w:val="54161C73"/>
    <w:rsid w:val="56665134"/>
    <w:rsid w:val="57430FD1"/>
    <w:rsid w:val="5A957848"/>
    <w:rsid w:val="5FFE29DF"/>
    <w:rsid w:val="60634492"/>
    <w:rsid w:val="63A23524"/>
    <w:rsid w:val="659A2704"/>
    <w:rsid w:val="691B1DAE"/>
    <w:rsid w:val="6BAC7F23"/>
    <w:rsid w:val="6D1712DD"/>
    <w:rsid w:val="6D902588"/>
    <w:rsid w:val="6D9143ED"/>
    <w:rsid w:val="6ED21161"/>
    <w:rsid w:val="73FD099C"/>
    <w:rsid w:val="76320A0F"/>
    <w:rsid w:val="768A24AD"/>
    <w:rsid w:val="7737242D"/>
    <w:rsid w:val="79B746FF"/>
    <w:rsid w:val="7FFDCF38"/>
    <w:rsid w:val="8FF58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A7DAB"/>
  <w15:docId w15:val="{8E706EC4-C7AB-4282-B906-AB934FB99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semiHidden="1" w:uiPriority="99" w:unhideWhenUsed="1"/>
    <w:lsdException w:name="footer" w:qFormat="1"/>
    <w:lsdException w:name="caption" w:semiHidden="1" w:unhideWhenUsed="1" w:qFormat="1"/>
    <w:lsdException w:name="Title" w:qFormat="1"/>
    <w:lsdException w:name="Default Paragraph Font" w:semiHidden="1" w:qFormat="1"/>
    <w:lsdException w:name="Subtitle" w:qFormat="1"/>
    <w:lsdException w:name="Salutation"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Salutation"/>
    <w:basedOn w:val="a"/>
    <w:next w:val="a"/>
    <w:qFormat/>
  </w:style>
  <w:style w:type="paragraph" w:styleId="a4">
    <w:name w:val="annotation text"/>
    <w:basedOn w:val="a"/>
    <w:link w:val="a5"/>
    <w:uiPriority w:val="99"/>
    <w:unhideWhenUsed/>
    <w:pPr>
      <w:jc w:val="left"/>
    </w:pPr>
  </w:style>
  <w:style w:type="paragraph" w:styleId="a6">
    <w:name w:val="footer"/>
    <w:basedOn w:val="a"/>
    <w:qFormat/>
    <w:pPr>
      <w:tabs>
        <w:tab w:val="center" w:pos="4153"/>
        <w:tab w:val="right" w:pos="8306"/>
      </w:tabs>
      <w:snapToGrid w:val="0"/>
      <w:jc w:val="left"/>
    </w:pPr>
    <w:rPr>
      <w:sz w:val="18"/>
      <w:szCs w:val="18"/>
    </w:rPr>
  </w:style>
  <w:style w:type="paragraph" w:styleId="a7">
    <w:name w:val="footnote text"/>
    <w:basedOn w:val="a"/>
    <w:qFormat/>
    <w:pPr>
      <w:snapToGrid w:val="0"/>
      <w:jc w:val="left"/>
    </w:pPr>
    <w:rPr>
      <w:sz w:val="18"/>
      <w:szCs w:val="18"/>
    </w:rPr>
  </w:style>
  <w:style w:type="paragraph" w:styleId="a8">
    <w:name w:val="Normal (Web)"/>
    <w:basedOn w:val="a"/>
    <w:rPr>
      <w:sz w:val="24"/>
    </w:rPr>
  </w:style>
  <w:style w:type="character" w:styleId="a9">
    <w:name w:val="Strong"/>
    <w:basedOn w:val="a1"/>
    <w:qFormat/>
    <w:rPr>
      <w:b/>
    </w:rPr>
  </w:style>
  <w:style w:type="character" w:styleId="aa">
    <w:name w:val="annotation reference"/>
    <w:basedOn w:val="a1"/>
    <w:rsid w:val="00B75E91"/>
    <w:rPr>
      <w:sz w:val="21"/>
      <w:szCs w:val="21"/>
    </w:rPr>
  </w:style>
  <w:style w:type="paragraph" w:styleId="ab">
    <w:name w:val="annotation subject"/>
    <w:basedOn w:val="a4"/>
    <w:next w:val="a4"/>
    <w:link w:val="ac"/>
    <w:rsid w:val="00B75E91"/>
    <w:rPr>
      <w:b/>
      <w:bCs/>
    </w:rPr>
  </w:style>
  <w:style w:type="character" w:customStyle="1" w:styleId="a5">
    <w:name w:val="批注文字 字符"/>
    <w:basedOn w:val="a1"/>
    <w:link w:val="a4"/>
    <w:uiPriority w:val="99"/>
    <w:rsid w:val="00B75E91"/>
    <w:rPr>
      <w:kern w:val="2"/>
      <w:sz w:val="21"/>
      <w:szCs w:val="24"/>
    </w:rPr>
  </w:style>
  <w:style w:type="character" w:customStyle="1" w:styleId="ac">
    <w:name w:val="批注主题 字符"/>
    <w:basedOn w:val="a5"/>
    <w:link w:val="ab"/>
    <w:rsid w:val="00B75E91"/>
    <w:rPr>
      <w:b/>
      <w:bCs/>
      <w:kern w:val="2"/>
      <w:sz w:val="21"/>
      <w:szCs w:val="24"/>
    </w:rPr>
  </w:style>
  <w:style w:type="paragraph" w:styleId="ad">
    <w:name w:val="Revision"/>
    <w:hidden/>
    <w:uiPriority w:val="99"/>
    <w:unhideWhenUsed/>
    <w:rsid w:val="00B75E9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15</Pages>
  <Words>4254</Words>
  <Characters>4341</Characters>
  <Application>Microsoft Office Word</Application>
  <DocSecurity>0</DocSecurity>
  <Lines>255</Lines>
  <Paragraphs>182</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二货先森。</dc:creator>
  <cp:lastModifiedBy>Meidong Xia</cp:lastModifiedBy>
  <cp:revision>7</cp:revision>
  <dcterms:created xsi:type="dcterms:W3CDTF">2025-09-30T02:27:00Z</dcterms:created>
  <dcterms:modified xsi:type="dcterms:W3CDTF">2025-10-03T13:19:00Z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A23B4B9D491B9806BBE1DD685B2DFAD2_43</vt:lpwstr>
  </property>
  <property fmtid="{D5CDD505-2E9C-101B-9397-08002B2CF9AE}" pid="4" name="KSOTemplateDocerSaveRecord">
    <vt:lpwstr>eyJoZGlkIjoiOTc3M2Y5NzIzMDFlZjAyY2Q4Njk5ODkyYjFjNzBiNTQiLCJ1c2VySWQiOiIyNzI3NTI3MjEifQ==</vt:lpwstr>
  </property>
</Properties>
</file>